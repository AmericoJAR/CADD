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724DD" w14:textId="77777777" w:rsidR="001648F9" w:rsidRDefault="00830317">
      <w:pPr>
        <w:pStyle w:val="Livre"/>
        <w:spacing w:before="120" w:after="120"/>
        <w:jc w:val="center"/>
        <w:rPr>
          <w:rFonts w:ascii="Calibri" w:hAnsi="Calibri"/>
          <w:b/>
          <w:sz w:val="32"/>
          <w:szCs w:val="32"/>
        </w:rPr>
      </w:pPr>
      <w:r>
        <w:rPr>
          <w:rFonts w:ascii="Calibri" w:hAnsi="Calibri"/>
          <w:b/>
          <w:sz w:val="32"/>
          <w:szCs w:val="32"/>
        </w:rPr>
        <w:t>Trabalho de Conclusão de Curso</w:t>
      </w:r>
    </w:p>
    <w:p w14:paraId="022E0A08" w14:textId="77777777" w:rsidR="001648F9" w:rsidRDefault="00830317">
      <w:pPr>
        <w:pStyle w:val="Livre"/>
        <w:spacing w:before="120" w:after="120"/>
        <w:jc w:val="center"/>
        <w:rPr>
          <w:rFonts w:ascii="Calibri" w:hAnsi="Calibri"/>
          <w:b/>
          <w:sz w:val="32"/>
          <w:szCs w:val="32"/>
        </w:rPr>
      </w:pPr>
      <w:r>
        <w:rPr>
          <w:rFonts w:ascii="Calibri" w:hAnsi="Calibri"/>
          <w:b/>
          <w:sz w:val="32"/>
          <w:szCs w:val="32"/>
        </w:rPr>
        <w:t>CEFET-RJ</w:t>
      </w:r>
    </w:p>
    <w:p w14:paraId="3B437CEB" w14:textId="77777777" w:rsidR="001648F9" w:rsidRDefault="001648F9">
      <w:pPr>
        <w:pStyle w:val="Livre"/>
        <w:spacing w:before="120" w:after="120"/>
        <w:jc w:val="center"/>
        <w:rPr>
          <w:rFonts w:ascii="Arial" w:hAnsi="Arial"/>
          <w:b/>
          <w:sz w:val="28"/>
        </w:rPr>
      </w:pPr>
    </w:p>
    <w:p w14:paraId="271C1D10" w14:textId="77777777" w:rsidR="001648F9" w:rsidRDefault="001648F9">
      <w:pPr>
        <w:pStyle w:val="Livre"/>
        <w:spacing w:before="120" w:after="120"/>
        <w:jc w:val="center"/>
        <w:rPr>
          <w:rFonts w:ascii="Arial" w:hAnsi="Arial"/>
          <w:b/>
          <w:sz w:val="28"/>
        </w:rPr>
      </w:pPr>
    </w:p>
    <w:p w14:paraId="7C93C98C" w14:textId="77777777" w:rsidR="001648F9" w:rsidRDefault="001648F9">
      <w:pPr>
        <w:pStyle w:val="Livre"/>
        <w:spacing w:before="120" w:after="120"/>
        <w:jc w:val="center"/>
        <w:rPr>
          <w:rFonts w:ascii="Arial" w:hAnsi="Arial"/>
          <w:b/>
          <w:sz w:val="28"/>
        </w:rPr>
      </w:pPr>
    </w:p>
    <w:p w14:paraId="4CA7FECA" w14:textId="77777777" w:rsidR="001648F9" w:rsidRDefault="001648F9">
      <w:pPr>
        <w:pStyle w:val="Livre"/>
        <w:spacing w:before="120" w:after="120"/>
        <w:jc w:val="center"/>
        <w:rPr>
          <w:rFonts w:ascii="Arial" w:hAnsi="Arial"/>
          <w:b/>
          <w:sz w:val="28"/>
        </w:rPr>
      </w:pPr>
    </w:p>
    <w:p w14:paraId="63E659D5" w14:textId="77777777" w:rsidR="001648F9" w:rsidRDefault="001648F9">
      <w:pPr>
        <w:pStyle w:val="Livre"/>
        <w:spacing w:before="120" w:after="120"/>
        <w:jc w:val="center"/>
        <w:rPr>
          <w:rFonts w:ascii="Arial" w:hAnsi="Arial"/>
          <w:b/>
          <w:sz w:val="28"/>
        </w:rPr>
      </w:pPr>
    </w:p>
    <w:p w14:paraId="1711210A" w14:textId="77777777" w:rsidR="001648F9" w:rsidRDefault="001648F9">
      <w:pPr>
        <w:pStyle w:val="Livre"/>
        <w:spacing w:before="120" w:after="120"/>
        <w:jc w:val="center"/>
        <w:rPr>
          <w:rFonts w:ascii="Arial" w:hAnsi="Arial"/>
          <w:b/>
          <w:sz w:val="28"/>
        </w:rPr>
      </w:pPr>
    </w:p>
    <w:p w14:paraId="072D3C40" w14:textId="77777777" w:rsidR="001648F9" w:rsidRDefault="001648F9">
      <w:pPr>
        <w:pStyle w:val="Livre"/>
        <w:spacing w:before="120" w:after="120"/>
        <w:jc w:val="center"/>
        <w:rPr>
          <w:rFonts w:ascii="Arial" w:hAnsi="Arial"/>
          <w:b/>
          <w:sz w:val="28"/>
        </w:rPr>
      </w:pPr>
    </w:p>
    <w:p w14:paraId="6D6D1EE4" w14:textId="77777777" w:rsidR="001648F9" w:rsidRDefault="001648F9">
      <w:pPr>
        <w:pStyle w:val="Livre"/>
        <w:spacing w:before="120" w:after="120"/>
        <w:jc w:val="center"/>
        <w:rPr>
          <w:rFonts w:ascii="Arial" w:hAnsi="Arial"/>
          <w:b/>
          <w:sz w:val="28"/>
        </w:rPr>
      </w:pPr>
    </w:p>
    <w:p w14:paraId="0E470126" w14:textId="77777777" w:rsidR="001648F9" w:rsidRDefault="001648F9">
      <w:pPr>
        <w:pStyle w:val="Livre"/>
        <w:spacing w:before="120" w:after="120"/>
        <w:jc w:val="center"/>
        <w:rPr>
          <w:rFonts w:ascii="Arial" w:hAnsi="Arial"/>
          <w:b/>
          <w:sz w:val="28"/>
        </w:rPr>
      </w:pPr>
    </w:p>
    <w:p w14:paraId="5503CD12" w14:textId="77777777" w:rsidR="001648F9" w:rsidRDefault="001648F9">
      <w:pPr>
        <w:pStyle w:val="Livre"/>
        <w:spacing w:before="120" w:after="120"/>
        <w:jc w:val="center"/>
        <w:rPr>
          <w:rFonts w:ascii="Arial" w:hAnsi="Arial"/>
          <w:b/>
          <w:sz w:val="28"/>
        </w:rPr>
      </w:pPr>
    </w:p>
    <w:p w14:paraId="0DDF0335" w14:textId="77777777" w:rsidR="001648F9" w:rsidRDefault="001648F9">
      <w:pPr>
        <w:pStyle w:val="Livre"/>
        <w:spacing w:before="120" w:after="120"/>
        <w:jc w:val="center"/>
        <w:rPr>
          <w:rFonts w:ascii="Arial" w:hAnsi="Arial"/>
          <w:b/>
          <w:sz w:val="28"/>
        </w:rPr>
      </w:pPr>
    </w:p>
    <w:p w14:paraId="3F8ACFA9" w14:textId="77777777" w:rsidR="001648F9" w:rsidRDefault="00830317">
      <w:pPr>
        <w:pStyle w:val="Livre"/>
        <w:spacing w:before="240" w:after="240"/>
        <w:jc w:val="center"/>
        <w:rPr>
          <w:rFonts w:ascii="Calibri" w:hAnsi="Calibri"/>
          <w:b/>
          <w:sz w:val="40"/>
        </w:rPr>
      </w:pPr>
      <w:r>
        <w:rPr>
          <w:rFonts w:ascii="Verdana" w:hAnsi="Verdana"/>
          <w:b/>
          <w:sz w:val="40"/>
        </w:rPr>
        <w:t>Especificação de Requisitos do Software</w:t>
      </w:r>
    </w:p>
    <w:p w14:paraId="4B4D6434" w14:textId="77777777" w:rsidR="001648F9" w:rsidRDefault="00EE2BEB">
      <w:pPr>
        <w:pStyle w:val="Livre"/>
        <w:spacing w:before="240" w:after="240"/>
        <w:jc w:val="center"/>
      </w:pPr>
      <w:r>
        <w:rPr>
          <w:rFonts w:ascii="Calibri" w:hAnsi="Calibri"/>
          <w:b/>
          <w:sz w:val="40"/>
        </w:rPr>
        <w:t>Apoio</w:t>
      </w:r>
      <w:r w:rsidR="00830317">
        <w:rPr>
          <w:rFonts w:ascii="Calibri" w:hAnsi="Calibri"/>
          <w:b/>
          <w:sz w:val="40"/>
        </w:rPr>
        <w:t xml:space="preserve"> às Comissões de Avaliação e Desempenho </w:t>
      </w:r>
      <w:r>
        <w:rPr>
          <w:rFonts w:ascii="Calibri" w:hAnsi="Calibri"/>
          <w:b/>
          <w:sz w:val="40"/>
        </w:rPr>
        <w:t xml:space="preserve">de </w:t>
      </w:r>
      <w:r w:rsidR="00830317">
        <w:rPr>
          <w:rFonts w:ascii="Calibri" w:hAnsi="Calibri"/>
          <w:b/>
          <w:sz w:val="40"/>
        </w:rPr>
        <w:t>Discente</w:t>
      </w:r>
      <w:r>
        <w:rPr>
          <w:rFonts w:ascii="Calibri" w:hAnsi="Calibri"/>
          <w:b/>
          <w:sz w:val="40"/>
        </w:rPr>
        <w:t>s</w:t>
      </w:r>
    </w:p>
    <w:p w14:paraId="730A089D" w14:textId="77777777" w:rsidR="001648F9" w:rsidRDefault="001648F9">
      <w:pPr>
        <w:pStyle w:val="Livre"/>
        <w:spacing w:before="120" w:after="120"/>
        <w:jc w:val="center"/>
        <w:rPr>
          <w:rFonts w:ascii="Arial" w:hAnsi="Arial"/>
          <w:b/>
          <w:sz w:val="28"/>
        </w:rPr>
      </w:pPr>
    </w:p>
    <w:p w14:paraId="62F95430" w14:textId="77777777" w:rsidR="001648F9" w:rsidRDefault="001648F9">
      <w:pPr>
        <w:pStyle w:val="Livre"/>
        <w:spacing w:before="120" w:after="120"/>
        <w:jc w:val="center"/>
        <w:rPr>
          <w:rFonts w:ascii="Arial" w:hAnsi="Arial"/>
          <w:b/>
          <w:sz w:val="28"/>
        </w:rPr>
      </w:pPr>
    </w:p>
    <w:p w14:paraId="121F97AC" w14:textId="77777777" w:rsidR="001648F9" w:rsidRDefault="001648F9">
      <w:pPr>
        <w:pStyle w:val="Livre"/>
        <w:spacing w:before="120" w:after="120"/>
        <w:jc w:val="center"/>
        <w:rPr>
          <w:rFonts w:ascii="Arial" w:hAnsi="Arial"/>
          <w:b/>
          <w:sz w:val="28"/>
        </w:rPr>
      </w:pPr>
    </w:p>
    <w:p w14:paraId="610A59FB" w14:textId="77777777" w:rsidR="001648F9" w:rsidRDefault="001648F9">
      <w:pPr>
        <w:pStyle w:val="Livre"/>
        <w:spacing w:before="120" w:after="120"/>
        <w:jc w:val="center"/>
        <w:rPr>
          <w:rFonts w:ascii="Arial" w:hAnsi="Arial"/>
          <w:b/>
          <w:sz w:val="28"/>
        </w:rPr>
      </w:pPr>
    </w:p>
    <w:p w14:paraId="652ACA5F" w14:textId="77777777" w:rsidR="001648F9" w:rsidRDefault="00830317">
      <w:pPr>
        <w:pStyle w:val="Corpodetexto"/>
        <w:jc w:val="center"/>
        <w:rPr>
          <w:sz w:val="28"/>
        </w:rPr>
      </w:pPr>
      <w:r>
        <w:rPr>
          <w:sz w:val="28"/>
        </w:rPr>
        <w:t>Responsáveis:</w:t>
      </w:r>
    </w:p>
    <w:p w14:paraId="35A296B3" w14:textId="77777777" w:rsidR="001648F9" w:rsidRDefault="00830317">
      <w:pPr>
        <w:pStyle w:val="Corpodetexto"/>
        <w:jc w:val="center"/>
        <w:rPr>
          <w:sz w:val="28"/>
        </w:rPr>
      </w:pPr>
      <w:r>
        <w:rPr>
          <w:sz w:val="28"/>
        </w:rPr>
        <w:t>Cristiano do Nascimento Cruz</w:t>
      </w:r>
    </w:p>
    <w:p w14:paraId="397C11FE" w14:textId="77777777" w:rsidR="001648F9" w:rsidRDefault="00830317">
      <w:pPr>
        <w:pStyle w:val="Corpodetexto"/>
        <w:jc w:val="center"/>
        <w:rPr>
          <w:rFonts w:ascii="Arial" w:hAnsi="Arial"/>
          <w:b/>
          <w:sz w:val="28"/>
        </w:rPr>
      </w:pPr>
      <w:r>
        <w:rPr>
          <w:sz w:val="28"/>
        </w:rPr>
        <w:t>José Américo Rodrigues</w:t>
      </w:r>
    </w:p>
    <w:p w14:paraId="67CB0341" w14:textId="77777777" w:rsidR="001648F9" w:rsidRDefault="001648F9">
      <w:pPr>
        <w:pStyle w:val="Livre"/>
        <w:spacing w:before="120" w:after="120"/>
        <w:jc w:val="center"/>
        <w:rPr>
          <w:rFonts w:ascii="Arial" w:hAnsi="Arial"/>
          <w:b/>
          <w:sz w:val="28"/>
        </w:rPr>
      </w:pPr>
    </w:p>
    <w:p w14:paraId="7248C77A" w14:textId="77777777" w:rsidR="001648F9" w:rsidRDefault="001648F9">
      <w:pPr>
        <w:pStyle w:val="Livre"/>
        <w:spacing w:before="120" w:after="120"/>
        <w:jc w:val="center"/>
        <w:rPr>
          <w:rFonts w:ascii="Arial" w:hAnsi="Arial"/>
          <w:b/>
          <w:sz w:val="28"/>
        </w:rPr>
      </w:pPr>
    </w:p>
    <w:p w14:paraId="6D197E9D" w14:textId="77777777" w:rsidR="001648F9" w:rsidRDefault="001648F9">
      <w:pPr>
        <w:pStyle w:val="Livre"/>
        <w:spacing w:before="120" w:after="120"/>
        <w:jc w:val="center"/>
        <w:rPr>
          <w:rFonts w:ascii="Arial" w:hAnsi="Arial"/>
          <w:b/>
          <w:sz w:val="28"/>
        </w:rPr>
      </w:pPr>
    </w:p>
    <w:p w14:paraId="061B5170" w14:textId="77777777" w:rsidR="001648F9" w:rsidRDefault="001648F9">
      <w:pPr>
        <w:pStyle w:val="Livre"/>
        <w:spacing w:before="120" w:after="120"/>
        <w:jc w:val="center"/>
        <w:rPr>
          <w:rFonts w:ascii="Arial" w:hAnsi="Arial"/>
          <w:b/>
          <w:sz w:val="28"/>
        </w:rPr>
      </w:pPr>
    </w:p>
    <w:p w14:paraId="610FE7AA" w14:textId="77777777" w:rsidR="001648F9" w:rsidRDefault="00830317">
      <w:pPr>
        <w:pStyle w:val="Livre"/>
        <w:spacing w:before="600"/>
        <w:jc w:val="center"/>
        <w:rPr>
          <w:rFonts w:ascii="Arial" w:hAnsi="Arial"/>
          <w:b/>
          <w:sz w:val="22"/>
        </w:rPr>
      </w:pPr>
      <w:r>
        <w:rPr>
          <w:rFonts w:ascii="Arial" w:hAnsi="Arial"/>
          <w:b/>
          <w:sz w:val="22"/>
        </w:rPr>
        <w:t>Rio de Janeiro – RJ</w:t>
      </w:r>
    </w:p>
    <w:p w14:paraId="3A374484" w14:textId="77777777" w:rsidR="001648F9" w:rsidRDefault="00EE2BEB">
      <w:pPr>
        <w:pStyle w:val="Livre"/>
        <w:spacing w:before="600"/>
        <w:jc w:val="center"/>
        <w:rPr>
          <w:sz w:val="36"/>
        </w:rPr>
        <w:sectPr w:rsidR="001648F9">
          <w:pgSz w:w="11906" w:h="16838"/>
          <w:pgMar w:top="1418" w:right="720" w:bottom="1418" w:left="720" w:header="0" w:footer="0" w:gutter="0"/>
          <w:cols w:space="720"/>
          <w:formProt w:val="0"/>
          <w:docGrid w:linePitch="360" w:charSpace="2047"/>
        </w:sectPr>
      </w:pPr>
      <w:r>
        <w:rPr>
          <w:rFonts w:ascii="Arial" w:hAnsi="Arial"/>
          <w:b/>
          <w:sz w:val="22"/>
        </w:rPr>
        <w:t>Novembro</w:t>
      </w:r>
      <w:r w:rsidR="00830317">
        <w:rPr>
          <w:rFonts w:ascii="Arial" w:hAnsi="Arial"/>
          <w:b/>
          <w:sz w:val="22"/>
        </w:rPr>
        <w:t xml:space="preserve"> - 2017</w:t>
      </w:r>
    </w:p>
    <w:p w14:paraId="754C5B09" w14:textId="77777777" w:rsidR="001648F9" w:rsidRPr="000D7E13" w:rsidRDefault="00830317">
      <w:pPr>
        <w:pStyle w:val="Ttulo1"/>
        <w:numPr>
          <w:ilvl w:val="0"/>
          <w:numId w:val="0"/>
        </w:numPr>
        <w:rPr>
          <w:b/>
          <w:sz w:val="24"/>
        </w:rPr>
      </w:pPr>
      <w:bookmarkStart w:id="0" w:name="_Toc388292717"/>
      <w:bookmarkStart w:id="1" w:name="_Toc22021745"/>
      <w:bookmarkStart w:id="2" w:name="_Toc436373468"/>
      <w:bookmarkStart w:id="3" w:name="_Toc427049359"/>
      <w:bookmarkStart w:id="4" w:name="_Toc390600631"/>
      <w:bookmarkStart w:id="5" w:name="_Toc421361416"/>
      <w:bookmarkStart w:id="6" w:name="_Toc499593633"/>
      <w:bookmarkEnd w:id="0"/>
      <w:bookmarkEnd w:id="1"/>
      <w:bookmarkEnd w:id="2"/>
      <w:bookmarkEnd w:id="3"/>
      <w:bookmarkEnd w:id="4"/>
      <w:bookmarkEnd w:id="5"/>
      <w:r w:rsidRPr="000D7E13">
        <w:rPr>
          <w:b/>
          <w:sz w:val="24"/>
        </w:rPr>
        <w:lastRenderedPageBreak/>
        <w:t>Aprovação</w:t>
      </w:r>
      <w:bookmarkEnd w:id="6"/>
    </w:p>
    <w:p w14:paraId="0D4D555E" w14:textId="77777777" w:rsidR="001648F9" w:rsidRDefault="00830317">
      <w:pPr>
        <w:rPr>
          <w:rFonts w:ascii="Cambria" w:hAnsi="Cambria"/>
          <w:sz w:val="22"/>
          <w:szCs w:val="22"/>
        </w:rPr>
      </w:pPr>
      <w:r>
        <w:rPr>
          <w:rFonts w:ascii="Cambria" w:hAnsi="Cambria"/>
          <w:sz w:val="22"/>
          <w:szCs w:val="22"/>
        </w:rPr>
        <w:t xml:space="preserve">Aprovamos o documento de Especificação de Requisitos do Sistema de </w:t>
      </w:r>
      <w:r w:rsidR="000D7E13">
        <w:rPr>
          <w:rFonts w:ascii="Cambria" w:hAnsi="Cambria"/>
          <w:sz w:val="22"/>
          <w:szCs w:val="22"/>
        </w:rPr>
        <w:t xml:space="preserve">Apoio </w:t>
      </w:r>
      <w:r>
        <w:rPr>
          <w:rFonts w:ascii="Cambria" w:hAnsi="Cambria"/>
          <w:sz w:val="22"/>
          <w:szCs w:val="22"/>
        </w:rPr>
        <w:t>às CADDs.</w:t>
      </w:r>
    </w:p>
    <w:p w14:paraId="6AD0BC9B" w14:textId="77777777" w:rsidR="001648F9" w:rsidRDefault="001648F9">
      <w:pPr>
        <w:rPr>
          <w:rFonts w:ascii="Cambria" w:hAnsi="Cambria"/>
          <w:sz w:val="22"/>
          <w:szCs w:val="22"/>
        </w:rPr>
      </w:pPr>
    </w:p>
    <w:tbl>
      <w:tblPr>
        <w:tblW w:w="10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85"/>
        <w:gridCol w:w="1418"/>
        <w:gridCol w:w="1701"/>
        <w:gridCol w:w="3931"/>
      </w:tblGrid>
      <w:tr w:rsidR="00CE5471" w14:paraId="3AAB85AE" w14:textId="77777777" w:rsidTr="00CE5471">
        <w:trPr>
          <w:trHeight w:val="400"/>
        </w:trPr>
        <w:tc>
          <w:tcPr>
            <w:tcW w:w="3085" w:type="dxa"/>
            <w:shd w:val="clear" w:color="auto" w:fill="DEEAF6"/>
            <w:vAlign w:val="center"/>
          </w:tcPr>
          <w:p w14:paraId="64E06EC2" w14:textId="77777777" w:rsidR="001648F9" w:rsidRPr="00CE5471" w:rsidRDefault="00830317" w:rsidP="000D7E13">
            <w:pPr>
              <w:rPr>
                <w:rFonts w:ascii="Cambria" w:hAnsi="Cambria"/>
                <w:color w:val="auto"/>
                <w:sz w:val="22"/>
                <w:szCs w:val="22"/>
              </w:rPr>
            </w:pPr>
            <w:r w:rsidRPr="00CE5471">
              <w:rPr>
                <w:rFonts w:ascii="Cambria" w:hAnsi="Cambria"/>
                <w:color w:val="auto"/>
                <w:sz w:val="22"/>
                <w:szCs w:val="22"/>
              </w:rPr>
              <w:t>Cristiano do Nascimento Cruz</w:t>
            </w:r>
          </w:p>
        </w:tc>
        <w:tc>
          <w:tcPr>
            <w:tcW w:w="1418" w:type="dxa"/>
            <w:shd w:val="clear" w:color="auto" w:fill="DEEAF6"/>
            <w:vAlign w:val="center"/>
          </w:tcPr>
          <w:p w14:paraId="1105EA69" w14:textId="77777777" w:rsidR="001648F9" w:rsidRPr="00CE5471" w:rsidRDefault="00830317" w:rsidP="00CE5471">
            <w:pPr>
              <w:pStyle w:val="Corpodetexto"/>
              <w:jc w:val="left"/>
              <w:rPr>
                <w:rFonts w:ascii="Cambria" w:hAnsi="Cambria"/>
                <w:color w:val="auto"/>
                <w:szCs w:val="22"/>
              </w:rPr>
            </w:pPr>
            <w:r w:rsidRPr="00CE5471">
              <w:rPr>
                <w:rFonts w:ascii="Cambria" w:hAnsi="Cambria"/>
                <w:color w:val="auto"/>
                <w:szCs w:val="22"/>
              </w:rPr>
              <w:t>Aluno</w:t>
            </w:r>
          </w:p>
        </w:tc>
        <w:tc>
          <w:tcPr>
            <w:tcW w:w="1701" w:type="dxa"/>
            <w:shd w:val="clear" w:color="auto" w:fill="DEEAF6"/>
            <w:vAlign w:val="center"/>
          </w:tcPr>
          <w:p w14:paraId="2AFE8122" w14:textId="77777777" w:rsidR="001648F9" w:rsidRPr="00CE5471" w:rsidRDefault="00830317" w:rsidP="00CE5471">
            <w:pPr>
              <w:pStyle w:val="Corpodetexto"/>
              <w:jc w:val="left"/>
              <w:rPr>
                <w:rFonts w:ascii="Cambria" w:hAnsi="Cambria"/>
                <w:color w:val="auto"/>
                <w:szCs w:val="22"/>
              </w:rPr>
            </w:pPr>
            <w:r w:rsidRPr="00CE5471">
              <w:rPr>
                <w:rFonts w:ascii="Cambria" w:hAnsi="Cambria"/>
                <w:color w:val="auto"/>
                <w:szCs w:val="22"/>
              </w:rPr>
              <w:t>Data</w:t>
            </w:r>
          </w:p>
          <w:p w14:paraId="00ACB7AB" w14:textId="562BFEB2" w:rsidR="001648F9" w:rsidRPr="00CE5471" w:rsidRDefault="00F162A5" w:rsidP="00CE5471">
            <w:pPr>
              <w:pStyle w:val="Corpodetexto"/>
              <w:jc w:val="left"/>
              <w:rPr>
                <w:rFonts w:ascii="Cambria" w:hAnsi="Cambria"/>
                <w:color w:val="auto"/>
                <w:szCs w:val="22"/>
              </w:rPr>
            </w:pPr>
            <w:r>
              <w:rPr>
                <w:rFonts w:ascii="Cambria" w:hAnsi="Cambria"/>
                <w:color w:val="auto"/>
                <w:szCs w:val="22"/>
              </w:rPr>
              <w:t>22</w:t>
            </w:r>
            <w:r w:rsidR="00830317" w:rsidRPr="00CE5471">
              <w:rPr>
                <w:rFonts w:ascii="Cambria" w:hAnsi="Cambria"/>
                <w:color w:val="auto"/>
                <w:szCs w:val="22"/>
              </w:rPr>
              <w:t>/</w:t>
            </w:r>
            <w:r w:rsidR="00EE2BEB" w:rsidRPr="00CE5471">
              <w:rPr>
                <w:rFonts w:ascii="Cambria" w:hAnsi="Cambria"/>
                <w:color w:val="auto"/>
                <w:szCs w:val="22"/>
              </w:rPr>
              <w:t>11</w:t>
            </w:r>
            <w:r w:rsidR="00830317" w:rsidRPr="00CE5471">
              <w:rPr>
                <w:rFonts w:ascii="Cambria" w:hAnsi="Cambria"/>
                <w:color w:val="auto"/>
                <w:szCs w:val="22"/>
              </w:rPr>
              <w:t>/2017</w:t>
            </w:r>
          </w:p>
        </w:tc>
        <w:tc>
          <w:tcPr>
            <w:tcW w:w="3931" w:type="dxa"/>
            <w:shd w:val="clear" w:color="auto" w:fill="DEEAF6"/>
            <w:vAlign w:val="center"/>
          </w:tcPr>
          <w:p w14:paraId="7D0EC514" w14:textId="77777777" w:rsidR="001648F9" w:rsidRPr="00CE5471" w:rsidRDefault="001648F9" w:rsidP="00CE5471">
            <w:pPr>
              <w:pStyle w:val="Corpodetexto"/>
              <w:jc w:val="left"/>
              <w:rPr>
                <w:rFonts w:ascii="Cambria" w:hAnsi="Cambria"/>
                <w:color w:val="auto"/>
                <w:szCs w:val="22"/>
              </w:rPr>
            </w:pPr>
          </w:p>
        </w:tc>
      </w:tr>
      <w:tr w:rsidR="00CE5471" w14:paraId="148C1039" w14:textId="77777777" w:rsidTr="00CE5471">
        <w:trPr>
          <w:trHeight w:val="400"/>
        </w:trPr>
        <w:tc>
          <w:tcPr>
            <w:tcW w:w="3085" w:type="dxa"/>
            <w:shd w:val="clear" w:color="auto" w:fill="DEEAF6"/>
            <w:vAlign w:val="center"/>
          </w:tcPr>
          <w:p w14:paraId="61343B80" w14:textId="77777777" w:rsidR="001648F9" w:rsidRPr="00CE5471" w:rsidRDefault="00830317" w:rsidP="000D7E13">
            <w:pPr>
              <w:rPr>
                <w:rFonts w:ascii="Cambria" w:hAnsi="Cambria"/>
                <w:color w:val="auto"/>
                <w:sz w:val="22"/>
                <w:szCs w:val="22"/>
              </w:rPr>
            </w:pPr>
            <w:r w:rsidRPr="00CE5471">
              <w:rPr>
                <w:rFonts w:ascii="Cambria" w:hAnsi="Cambria"/>
                <w:color w:val="auto"/>
                <w:sz w:val="22"/>
                <w:szCs w:val="22"/>
              </w:rPr>
              <w:t>José Américo Rodrigues</w:t>
            </w:r>
          </w:p>
        </w:tc>
        <w:tc>
          <w:tcPr>
            <w:tcW w:w="1418" w:type="dxa"/>
            <w:shd w:val="clear" w:color="auto" w:fill="auto"/>
            <w:vAlign w:val="center"/>
          </w:tcPr>
          <w:p w14:paraId="2BDB8ECB" w14:textId="77777777" w:rsidR="001648F9" w:rsidRPr="00CE5471" w:rsidRDefault="00830317" w:rsidP="00CE5471">
            <w:pPr>
              <w:pStyle w:val="Corpodetexto"/>
              <w:jc w:val="left"/>
              <w:rPr>
                <w:rFonts w:ascii="Cambria" w:hAnsi="Cambria"/>
                <w:color w:val="auto"/>
                <w:szCs w:val="22"/>
              </w:rPr>
            </w:pPr>
            <w:r w:rsidRPr="00CE5471">
              <w:rPr>
                <w:rFonts w:ascii="Cambria" w:hAnsi="Cambria"/>
                <w:color w:val="auto"/>
                <w:szCs w:val="22"/>
              </w:rPr>
              <w:t>Aluno</w:t>
            </w:r>
          </w:p>
        </w:tc>
        <w:tc>
          <w:tcPr>
            <w:tcW w:w="1701" w:type="dxa"/>
            <w:shd w:val="clear" w:color="auto" w:fill="DEEAF6"/>
            <w:vAlign w:val="center"/>
          </w:tcPr>
          <w:p w14:paraId="2101CDCD" w14:textId="77777777" w:rsidR="001648F9" w:rsidRPr="00CE5471" w:rsidRDefault="00830317" w:rsidP="00CE5471">
            <w:pPr>
              <w:pStyle w:val="Corpodetexto"/>
              <w:jc w:val="left"/>
              <w:rPr>
                <w:rFonts w:ascii="Cambria" w:hAnsi="Cambria"/>
                <w:color w:val="auto"/>
                <w:szCs w:val="22"/>
              </w:rPr>
            </w:pPr>
            <w:r w:rsidRPr="00CE5471">
              <w:rPr>
                <w:rFonts w:ascii="Cambria" w:hAnsi="Cambria"/>
                <w:color w:val="auto"/>
                <w:szCs w:val="22"/>
              </w:rPr>
              <w:t>Data</w:t>
            </w:r>
          </w:p>
          <w:p w14:paraId="5D40F2F5" w14:textId="26595BC7" w:rsidR="001648F9" w:rsidRPr="00CE5471" w:rsidRDefault="00F162A5" w:rsidP="00CE5471">
            <w:pPr>
              <w:pStyle w:val="Corpodetexto"/>
              <w:jc w:val="left"/>
              <w:rPr>
                <w:rFonts w:ascii="Cambria" w:hAnsi="Cambria"/>
                <w:color w:val="auto"/>
                <w:szCs w:val="22"/>
              </w:rPr>
            </w:pPr>
            <w:r>
              <w:rPr>
                <w:rFonts w:ascii="Cambria" w:hAnsi="Cambria"/>
                <w:color w:val="auto"/>
                <w:szCs w:val="22"/>
              </w:rPr>
              <w:t>22</w:t>
            </w:r>
            <w:r w:rsidR="00830317" w:rsidRPr="00CE5471">
              <w:rPr>
                <w:rFonts w:ascii="Cambria" w:hAnsi="Cambria"/>
                <w:color w:val="auto"/>
                <w:szCs w:val="22"/>
              </w:rPr>
              <w:t>/</w:t>
            </w:r>
            <w:r w:rsidR="00EE2BEB" w:rsidRPr="00CE5471">
              <w:rPr>
                <w:rFonts w:ascii="Cambria" w:hAnsi="Cambria"/>
                <w:color w:val="auto"/>
                <w:szCs w:val="22"/>
              </w:rPr>
              <w:t>11</w:t>
            </w:r>
            <w:r w:rsidR="00830317" w:rsidRPr="00CE5471">
              <w:rPr>
                <w:rFonts w:ascii="Cambria" w:hAnsi="Cambria"/>
                <w:color w:val="auto"/>
                <w:szCs w:val="22"/>
              </w:rPr>
              <w:t>/2017</w:t>
            </w:r>
          </w:p>
        </w:tc>
        <w:tc>
          <w:tcPr>
            <w:tcW w:w="3931" w:type="dxa"/>
            <w:shd w:val="clear" w:color="auto" w:fill="auto"/>
            <w:vAlign w:val="center"/>
          </w:tcPr>
          <w:p w14:paraId="1FB597C4" w14:textId="77777777" w:rsidR="001648F9" w:rsidRPr="00CE5471" w:rsidRDefault="001648F9" w:rsidP="00CE5471">
            <w:pPr>
              <w:pStyle w:val="Corpodetexto"/>
              <w:jc w:val="left"/>
              <w:rPr>
                <w:rFonts w:ascii="Cambria" w:hAnsi="Cambria"/>
                <w:color w:val="auto"/>
                <w:szCs w:val="22"/>
              </w:rPr>
            </w:pPr>
          </w:p>
        </w:tc>
      </w:tr>
      <w:tr w:rsidR="00CE5471" w14:paraId="265EA585" w14:textId="77777777" w:rsidTr="00CE5471">
        <w:trPr>
          <w:trHeight w:val="400"/>
        </w:trPr>
        <w:tc>
          <w:tcPr>
            <w:tcW w:w="3085" w:type="dxa"/>
            <w:shd w:val="clear" w:color="auto" w:fill="DEEAF6"/>
            <w:vAlign w:val="center"/>
          </w:tcPr>
          <w:p w14:paraId="5C572243" w14:textId="77777777" w:rsidR="001648F9" w:rsidRPr="00CE5471" w:rsidRDefault="00830317" w:rsidP="000D7E13">
            <w:pPr>
              <w:rPr>
                <w:rFonts w:ascii="Cambria" w:hAnsi="Cambria"/>
                <w:color w:val="auto"/>
                <w:sz w:val="22"/>
                <w:szCs w:val="22"/>
              </w:rPr>
            </w:pPr>
            <w:r w:rsidRPr="00CE5471">
              <w:rPr>
                <w:rFonts w:ascii="Cambria" w:hAnsi="Cambria"/>
                <w:color w:val="auto"/>
                <w:sz w:val="22"/>
                <w:szCs w:val="22"/>
              </w:rPr>
              <w:t>Diogo Silveira Mendonça</w:t>
            </w:r>
          </w:p>
        </w:tc>
        <w:tc>
          <w:tcPr>
            <w:tcW w:w="1418" w:type="dxa"/>
            <w:shd w:val="clear" w:color="auto" w:fill="DEEAF6"/>
            <w:vAlign w:val="center"/>
          </w:tcPr>
          <w:p w14:paraId="15CA5017" w14:textId="77777777" w:rsidR="001648F9" w:rsidRPr="00CE5471" w:rsidRDefault="00830317" w:rsidP="00CE5471">
            <w:pPr>
              <w:pStyle w:val="Corpodetexto"/>
              <w:jc w:val="left"/>
              <w:rPr>
                <w:rFonts w:ascii="Cambria" w:hAnsi="Cambria"/>
                <w:color w:val="auto"/>
                <w:szCs w:val="22"/>
              </w:rPr>
            </w:pPr>
            <w:r w:rsidRPr="00CE5471">
              <w:rPr>
                <w:rFonts w:ascii="Cambria" w:hAnsi="Cambria"/>
                <w:color w:val="auto"/>
                <w:szCs w:val="22"/>
              </w:rPr>
              <w:t>Prof. Orientador</w:t>
            </w:r>
          </w:p>
        </w:tc>
        <w:tc>
          <w:tcPr>
            <w:tcW w:w="1701" w:type="dxa"/>
            <w:shd w:val="clear" w:color="auto" w:fill="DEEAF6"/>
            <w:vAlign w:val="center"/>
          </w:tcPr>
          <w:p w14:paraId="0D6F3D7A" w14:textId="77777777" w:rsidR="001648F9" w:rsidRPr="00CE5471" w:rsidRDefault="00830317" w:rsidP="00CE5471">
            <w:pPr>
              <w:pStyle w:val="Corpodetexto"/>
              <w:jc w:val="left"/>
              <w:rPr>
                <w:rFonts w:ascii="Cambria" w:hAnsi="Cambria"/>
                <w:color w:val="auto"/>
                <w:szCs w:val="22"/>
              </w:rPr>
            </w:pPr>
            <w:r w:rsidRPr="00CE5471">
              <w:rPr>
                <w:rFonts w:ascii="Cambria" w:hAnsi="Cambria"/>
                <w:color w:val="auto"/>
                <w:szCs w:val="22"/>
              </w:rPr>
              <w:t>Data</w:t>
            </w:r>
          </w:p>
          <w:p w14:paraId="7F9630DB" w14:textId="3C5AAB10" w:rsidR="001648F9" w:rsidRPr="00CE5471" w:rsidRDefault="00F162A5" w:rsidP="00CE5471">
            <w:pPr>
              <w:pStyle w:val="Corpodetexto"/>
              <w:jc w:val="left"/>
              <w:rPr>
                <w:rFonts w:ascii="Cambria" w:hAnsi="Cambria"/>
                <w:color w:val="auto"/>
                <w:szCs w:val="22"/>
              </w:rPr>
            </w:pPr>
            <w:r>
              <w:rPr>
                <w:rFonts w:ascii="Cambria" w:hAnsi="Cambria"/>
                <w:color w:val="auto"/>
                <w:szCs w:val="22"/>
              </w:rPr>
              <w:t>22</w:t>
            </w:r>
            <w:r w:rsidR="00EE2BEB" w:rsidRPr="00CE5471">
              <w:rPr>
                <w:rFonts w:ascii="Cambria" w:hAnsi="Cambria"/>
                <w:color w:val="auto"/>
                <w:szCs w:val="22"/>
              </w:rPr>
              <w:t>/11</w:t>
            </w:r>
            <w:r w:rsidR="00830317" w:rsidRPr="00CE5471">
              <w:rPr>
                <w:rFonts w:ascii="Cambria" w:hAnsi="Cambria"/>
                <w:color w:val="auto"/>
                <w:szCs w:val="22"/>
              </w:rPr>
              <w:t>/2017</w:t>
            </w:r>
          </w:p>
        </w:tc>
        <w:tc>
          <w:tcPr>
            <w:tcW w:w="3931" w:type="dxa"/>
            <w:shd w:val="clear" w:color="auto" w:fill="DEEAF6"/>
            <w:vAlign w:val="center"/>
          </w:tcPr>
          <w:p w14:paraId="3FDD42F6" w14:textId="77777777" w:rsidR="001648F9" w:rsidRPr="00CE5471" w:rsidRDefault="001648F9" w:rsidP="00CE5471">
            <w:pPr>
              <w:pStyle w:val="Corpodetexto"/>
              <w:jc w:val="left"/>
              <w:rPr>
                <w:rFonts w:ascii="Cambria" w:hAnsi="Cambria"/>
                <w:color w:val="auto"/>
                <w:szCs w:val="22"/>
              </w:rPr>
            </w:pPr>
          </w:p>
        </w:tc>
      </w:tr>
      <w:tr w:rsidR="00CE5471" w14:paraId="26F14E54" w14:textId="77777777" w:rsidTr="00CE5471">
        <w:trPr>
          <w:trHeight w:val="400"/>
        </w:trPr>
        <w:tc>
          <w:tcPr>
            <w:tcW w:w="3085" w:type="dxa"/>
            <w:shd w:val="clear" w:color="auto" w:fill="DEEAF6"/>
            <w:vAlign w:val="center"/>
          </w:tcPr>
          <w:p w14:paraId="1800A41A" w14:textId="77777777" w:rsidR="001648F9" w:rsidRPr="00CE5471" w:rsidRDefault="00830317" w:rsidP="000D7E13">
            <w:pPr>
              <w:rPr>
                <w:rFonts w:ascii="Cambria" w:hAnsi="Cambria"/>
                <w:color w:val="auto"/>
                <w:sz w:val="22"/>
                <w:szCs w:val="22"/>
              </w:rPr>
            </w:pPr>
            <w:r w:rsidRPr="00CE5471">
              <w:rPr>
                <w:rFonts w:ascii="Cambria" w:hAnsi="Cambria"/>
                <w:color w:val="auto"/>
                <w:sz w:val="22"/>
                <w:szCs w:val="22"/>
              </w:rPr>
              <w:t>Eduardo Bezerra</w:t>
            </w:r>
          </w:p>
        </w:tc>
        <w:tc>
          <w:tcPr>
            <w:tcW w:w="1418" w:type="dxa"/>
            <w:shd w:val="clear" w:color="auto" w:fill="auto"/>
            <w:vAlign w:val="center"/>
          </w:tcPr>
          <w:p w14:paraId="6BA4498B" w14:textId="77777777" w:rsidR="001648F9" w:rsidRPr="00CE5471" w:rsidRDefault="00830317" w:rsidP="00CE5471">
            <w:pPr>
              <w:pStyle w:val="Corpodetexto"/>
              <w:jc w:val="left"/>
              <w:rPr>
                <w:rFonts w:ascii="Cambria" w:hAnsi="Cambria"/>
                <w:color w:val="auto"/>
                <w:szCs w:val="22"/>
              </w:rPr>
            </w:pPr>
            <w:r w:rsidRPr="00CE5471">
              <w:rPr>
                <w:rFonts w:ascii="Cambria" w:hAnsi="Cambria"/>
                <w:color w:val="auto"/>
                <w:szCs w:val="22"/>
              </w:rPr>
              <w:t>Prof. Cliente</w:t>
            </w:r>
          </w:p>
        </w:tc>
        <w:tc>
          <w:tcPr>
            <w:tcW w:w="1701" w:type="dxa"/>
            <w:shd w:val="clear" w:color="auto" w:fill="DEEAF6"/>
            <w:vAlign w:val="center"/>
          </w:tcPr>
          <w:p w14:paraId="18A63A02" w14:textId="77777777" w:rsidR="001648F9" w:rsidRPr="00CE5471" w:rsidRDefault="00830317" w:rsidP="00CE5471">
            <w:pPr>
              <w:pStyle w:val="Corpodetexto"/>
              <w:jc w:val="left"/>
              <w:rPr>
                <w:rFonts w:ascii="Cambria" w:hAnsi="Cambria"/>
                <w:color w:val="auto"/>
                <w:szCs w:val="22"/>
              </w:rPr>
            </w:pPr>
            <w:r w:rsidRPr="00CE5471">
              <w:rPr>
                <w:rFonts w:ascii="Cambria" w:hAnsi="Cambria"/>
                <w:color w:val="auto"/>
                <w:szCs w:val="22"/>
              </w:rPr>
              <w:t>Data</w:t>
            </w:r>
          </w:p>
          <w:p w14:paraId="3C0C1068" w14:textId="319F55EC" w:rsidR="001648F9" w:rsidRPr="00CE5471" w:rsidRDefault="00F162A5" w:rsidP="00CE5471">
            <w:pPr>
              <w:pStyle w:val="Corpodetexto"/>
              <w:jc w:val="left"/>
              <w:rPr>
                <w:rFonts w:ascii="Cambria" w:hAnsi="Cambria"/>
                <w:color w:val="auto"/>
                <w:szCs w:val="22"/>
              </w:rPr>
            </w:pPr>
            <w:r>
              <w:rPr>
                <w:rFonts w:ascii="Cambria" w:hAnsi="Cambria"/>
                <w:color w:val="auto"/>
                <w:szCs w:val="22"/>
              </w:rPr>
              <w:t>22</w:t>
            </w:r>
            <w:r w:rsidR="00830317" w:rsidRPr="00CE5471">
              <w:rPr>
                <w:rFonts w:ascii="Cambria" w:hAnsi="Cambria"/>
                <w:color w:val="auto"/>
                <w:szCs w:val="22"/>
              </w:rPr>
              <w:t>/</w:t>
            </w:r>
            <w:r w:rsidR="00EE2BEB" w:rsidRPr="00CE5471">
              <w:rPr>
                <w:rFonts w:ascii="Cambria" w:hAnsi="Cambria"/>
                <w:color w:val="auto"/>
                <w:szCs w:val="22"/>
              </w:rPr>
              <w:t>11</w:t>
            </w:r>
            <w:r w:rsidR="00830317" w:rsidRPr="00CE5471">
              <w:rPr>
                <w:rFonts w:ascii="Cambria" w:hAnsi="Cambria"/>
                <w:color w:val="auto"/>
                <w:szCs w:val="22"/>
              </w:rPr>
              <w:t>/2017</w:t>
            </w:r>
          </w:p>
        </w:tc>
        <w:tc>
          <w:tcPr>
            <w:tcW w:w="3931" w:type="dxa"/>
            <w:shd w:val="clear" w:color="auto" w:fill="auto"/>
            <w:vAlign w:val="center"/>
          </w:tcPr>
          <w:p w14:paraId="35DE29AB" w14:textId="77777777" w:rsidR="001648F9" w:rsidRPr="00CE5471" w:rsidRDefault="001648F9" w:rsidP="00CE5471">
            <w:pPr>
              <w:pStyle w:val="Corpodetexto"/>
              <w:jc w:val="left"/>
              <w:rPr>
                <w:rFonts w:ascii="Cambria" w:hAnsi="Cambria"/>
                <w:color w:val="auto"/>
                <w:szCs w:val="22"/>
              </w:rPr>
            </w:pPr>
          </w:p>
        </w:tc>
      </w:tr>
    </w:tbl>
    <w:p w14:paraId="1256B1C1" w14:textId="77777777" w:rsidR="001648F9" w:rsidRDefault="001648F9">
      <w:pPr>
        <w:rPr>
          <w:rFonts w:ascii="Cambria" w:hAnsi="Cambria"/>
        </w:rPr>
      </w:pPr>
    </w:p>
    <w:p w14:paraId="22EDE64C" w14:textId="77777777" w:rsidR="001648F9" w:rsidRDefault="001648F9">
      <w:pPr>
        <w:rPr>
          <w:rFonts w:ascii="Cambria" w:hAnsi="Cambria"/>
        </w:rPr>
      </w:pPr>
    </w:p>
    <w:p w14:paraId="1BA8B965" w14:textId="77777777" w:rsidR="001648F9" w:rsidRPr="000D7E13" w:rsidRDefault="00830317">
      <w:pPr>
        <w:pStyle w:val="Ttulo1"/>
        <w:pageBreakBefore w:val="0"/>
        <w:numPr>
          <w:ilvl w:val="0"/>
          <w:numId w:val="0"/>
        </w:numPr>
        <w:rPr>
          <w:b/>
          <w:color w:val="auto"/>
          <w:sz w:val="24"/>
        </w:rPr>
      </w:pPr>
      <w:bookmarkStart w:id="7" w:name="_Toc388292718"/>
      <w:bookmarkStart w:id="8" w:name="_Toc421361417"/>
      <w:bookmarkStart w:id="9" w:name="_Toc499593634"/>
      <w:bookmarkEnd w:id="7"/>
      <w:bookmarkEnd w:id="8"/>
      <w:r w:rsidRPr="000D7E13">
        <w:rPr>
          <w:b/>
          <w:color w:val="auto"/>
          <w:sz w:val="24"/>
        </w:rPr>
        <w:t>Versões</w:t>
      </w:r>
      <w:bookmarkEnd w:id="9"/>
    </w:p>
    <w:p w14:paraId="32DD0B9E" w14:textId="77777777" w:rsidR="001648F9" w:rsidRDefault="001648F9">
      <w:pPr>
        <w:rPr>
          <w:rFonts w:ascii="Cambria" w:hAnsi="Cambria"/>
        </w:rPr>
      </w:pPr>
    </w:p>
    <w:tbl>
      <w:tblPr>
        <w:tblW w:w="4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5"/>
        <w:gridCol w:w="2552"/>
      </w:tblGrid>
      <w:tr w:rsidR="00CE5471" w14:paraId="5172ECA8" w14:textId="77777777" w:rsidTr="00CE5471">
        <w:trPr>
          <w:trHeight w:val="400"/>
        </w:trPr>
        <w:tc>
          <w:tcPr>
            <w:tcW w:w="2195" w:type="dxa"/>
            <w:shd w:val="clear" w:color="auto" w:fill="DEEAF6"/>
            <w:vAlign w:val="center"/>
          </w:tcPr>
          <w:p w14:paraId="65138184" w14:textId="77777777" w:rsidR="001648F9" w:rsidRPr="00CE5471" w:rsidRDefault="00830317" w:rsidP="000D7E13">
            <w:pPr>
              <w:rPr>
                <w:rFonts w:ascii="Cambria" w:hAnsi="Cambria"/>
                <w:b/>
                <w:color w:val="auto"/>
                <w:sz w:val="22"/>
                <w:szCs w:val="22"/>
              </w:rPr>
            </w:pPr>
            <w:r w:rsidRPr="00CE5471">
              <w:rPr>
                <w:rFonts w:ascii="Cambria" w:hAnsi="Cambria"/>
                <w:b/>
                <w:color w:val="auto"/>
                <w:sz w:val="22"/>
                <w:szCs w:val="22"/>
              </w:rPr>
              <w:t>Versão 1.0</w:t>
            </w:r>
          </w:p>
        </w:tc>
        <w:tc>
          <w:tcPr>
            <w:tcW w:w="2551" w:type="dxa"/>
            <w:shd w:val="clear" w:color="auto" w:fill="DEEAF6"/>
            <w:vAlign w:val="center"/>
          </w:tcPr>
          <w:p w14:paraId="385C8BFB" w14:textId="74E89914" w:rsidR="001648F9" w:rsidRPr="00CE5471" w:rsidRDefault="00F162A5" w:rsidP="00CE5471">
            <w:pPr>
              <w:pStyle w:val="Corpodetexto"/>
              <w:jc w:val="left"/>
              <w:rPr>
                <w:rFonts w:ascii="Cambria" w:hAnsi="Cambria"/>
                <w:color w:val="auto"/>
                <w:szCs w:val="22"/>
              </w:rPr>
            </w:pPr>
            <w:r>
              <w:rPr>
                <w:rFonts w:ascii="Cambria" w:hAnsi="Cambria"/>
                <w:color w:val="auto"/>
                <w:szCs w:val="22"/>
              </w:rPr>
              <w:t>22</w:t>
            </w:r>
            <w:r w:rsidR="00830317" w:rsidRPr="00CE5471">
              <w:rPr>
                <w:rFonts w:ascii="Cambria" w:hAnsi="Cambria"/>
                <w:color w:val="auto"/>
                <w:szCs w:val="22"/>
              </w:rPr>
              <w:t>/</w:t>
            </w:r>
            <w:r w:rsidR="00A64EB7" w:rsidRPr="00CE5471">
              <w:rPr>
                <w:rFonts w:ascii="Cambria" w:hAnsi="Cambria"/>
                <w:color w:val="auto"/>
                <w:szCs w:val="22"/>
              </w:rPr>
              <w:t>11</w:t>
            </w:r>
            <w:r w:rsidR="00830317" w:rsidRPr="00CE5471">
              <w:rPr>
                <w:rFonts w:ascii="Cambria" w:hAnsi="Cambria"/>
                <w:color w:val="auto"/>
                <w:szCs w:val="22"/>
              </w:rPr>
              <w:t>/2017</w:t>
            </w:r>
          </w:p>
        </w:tc>
      </w:tr>
      <w:tr w:rsidR="00CE5471" w14:paraId="304F905F" w14:textId="77777777" w:rsidTr="00CE5471">
        <w:trPr>
          <w:trHeight w:val="400"/>
        </w:trPr>
        <w:tc>
          <w:tcPr>
            <w:tcW w:w="2195" w:type="dxa"/>
            <w:shd w:val="clear" w:color="auto" w:fill="DEEAF6"/>
            <w:vAlign w:val="center"/>
          </w:tcPr>
          <w:p w14:paraId="40EDC604" w14:textId="77777777" w:rsidR="000D7E13" w:rsidRPr="00CE5471" w:rsidRDefault="000D7E13" w:rsidP="000D7E13">
            <w:pPr>
              <w:rPr>
                <w:rFonts w:ascii="Cambria" w:hAnsi="Cambria"/>
                <w:b/>
                <w:color w:val="auto"/>
                <w:sz w:val="22"/>
                <w:szCs w:val="22"/>
              </w:rPr>
            </w:pPr>
          </w:p>
        </w:tc>
        <w:tc>
          <w:tcPr>
            <w:tcW w:w="2551" w:type="dxa"/>
            <w:shd w:val="clear" w:color="auto" w:fill="auto"/>
            <w:vAlign w:val="center"/>
          </w:tcPr>
          <w:p w14:paraId="7CD27140" w14:textId="77777777" w:rsidR="000D7E13" w:rsidRPr="00CE5471" w:rsidRDefault="000D7E13" w:rsidP="00CE5471">
            <w:pPr>
              <w:pStyle w:val="Corpodetexto"/>
              <w:jc w:val="left"/>
              <w:rPr>
                <w:rFonts w:ascii="Cambria" w:hAnsi="Cambria"/>
                <w:color w:val="auto"/>
                <w:szCs w:val="22"/>
              </w:rPr>
            </w:pPr>
          </w:p>
        </w:tc>
      </w:tr>
      <w:tr w:rsidR="00CE5471" w14:paraId="76348590" w14:textId="77777777" w:rsidTr="00CE5471">
        <w:trPr>
          <w:trHeight w:val="400"/>
        </w:trPr>
        <w:tc>
          <w:tcPr>
            <w:tcW w:w="2195" w:type="dxa"/>
            <w:shd w:val="clear" w:color="auto" w:fill="DEEAF6"/>
            <w:vAlign w:val="center"/>
          </w:tcPr>
          <w:p w14:paraId="77626A8B" w14:textId="77777777" w:rsidR="000D7E13" w:rsidRPr="00CE5471" w:rsidRDefault="000D7E13" w:rsidP="000D7E13">
            <w:pPr>
              <w:rPr>
                <w:rFonts w:ascii="Cambria" w:hAnsi="Cambria"/>
                <w:b/>
                <w:color w:val="auto"/>
                <w:sz w:val="22"/>
                <w:szCs w:val="22"/>
              </w:rPr>
            </w:pPr>
          </w:p>
        </w:tc>
        <w:tc>
          <w:tcPr>
            <w:tcW w:w="2551" w:type="dxa"/>
            <w:shd w:val="clear" w:color="auto" w:fill="DEEAF6"/>
            <w:vAlign w:val="center"/>
          </w:tcPr>
          <w:p w14:paraId="159E5521" w14:textId="77777777" w:rsidR="000D7E13" w:rsidRPr="00CE5471" w:rsidRDefault="000D7E13" w:rsidP="00CE5471">
            <w:pPr>
              <w:pStyle w:val="Corpodetexto"/>
              <w:jc w:val="left"/>
              <w:rPr>
                <w:rFonts w:ascii="Cambria" w:hAnsi="Cambria"/>
                <w:color w:val="auto"/>
                <w:szCs w:val="22"/>
              </w:rPr>
            </w:pPr>
          </w:p>
        </w:tc>
      </w:tr>
      <w:tr w:rsidR="00CE5471" w14:paraId="6EC7D13B" w14:textId="77777777" w:rsidTr="00CE5471">
        <w:trPr>
          <w:trHeight w:val="400"/>
        </w:trPr>
        <w:tc>
          <w:tcPr>
            <w:tcW w:w="2195" w:type="dxa"/>
            <w:shd w:val="clear" w:color="auto" w:fill="DEEAF6"/>
            <w:vAlign w:val="center"/>
          </w:tcPr>
          <w:p w14:paraId="57F4D674" w14:textId="77777777" w:rsidR="000D7E13" w:rsidRPr="00CE5471" w:rsidRDefault="000D7E13" w:rsidP="000D7E13">
            <w:pPr>
              <w:rPr>
                <w:rFonts w:ascii="Cambria" w:hAnsi="Cambria"/>
                <w:b/>
                <w:color w:val="auto"/>
                <w:sz w:val="22"/>
                <w:szCs w:val="22"/>
              </w:rPr>
            </w:pPr>
          </w:p>
        </w:tc>
        <w:tc>
          <w:tcPr>
            <w:tcW w:w="2551" w:type="dxa"/>
            <w:shd w:val="clear" w:color="auto" w:fill="auto"/>
            <w:vAlign w:val="center"/>
          </w:tcPr>
          <w:p w14:paraId="66D404C4" w14:textId="77777777" w:rsidR="000D7E13" w:rsidRPr="00CE5471" w:rsidRDefault="000D7E13" w:rsidP="00CE5471">
            <w:pPr>
              <w:pStyle w:val="Corpodetexto"/>
              <w:jc w:val="left"/>
              <w:rPr>
                <w:rFonts w:ascii="Cambria" w:hAnsi="Cambria"/>
                <w:color w:val="auto"/>
                <w:szCs w:val="22"/>
              </w:rPr>
            </w:pPr>
          </w:p>
        </w:tc>
      </w:tr>
      <w:tr w:rsidR="00CE5471" w14:paraId="5C53669F" w14:textId="77777777" w:rsidTr="00CE5471">
        <w:trPr>
          <w:trHeight w:val="400"/>
        </w:trPr>
        <w:tc>
          <w:tcPr>
            <w:tcW w:w="2195" w:type="dxa"/>
            <w:shd w:val="clear" w:color="auto" w:fill="DEEAF6"/>
            <w:vAlign w:val="center"/>
          </w:tcPr>
          <w:p w14:paraId="02B2B235" w14:textId="77777777" w:rsidR="000D7E13" w:rsidRPr="00CE5471" w:rsidRDefault="000D7E13" w:rsidP="000D7E13">
            <w:pPr>
              <w:rPr>
                <w:rFonts w:ascii="Cambria" w:hAnsi="Cambria"/>
                <w:b/>
                <w:color w:val="auto"/>
                <w:sz w:val="22"/>
                <w:szCs w:val="22"/>
              </w:rPr>
            </w:pPr>
          </w:p>
        </w:tc>
        <w:tc>
          <w:tcPr>
            <w:tcW w:w="2551" w:type="dxa"/>
            <w:shd w:val="clear" w:color="auto" w:fill="DEEAF6"/>
            <w:vAlign w:val="center"/>
          </w:tcPr>
          <w:p w14:paraId="1C6B52C7" w14:textId="77777777" w:rsidR="000D7E13" w:rsidRPr="00CE5471" w:rsidRDefault="000D7E13" w:rsidP="00CE5471">
            <w:pPr>
              <w:pStyle w:val="Corpodetexto"/>
              <w:jc w:val="left"/>
              <w:rPr>
                <w:rFonts w:ascii="Cambria" w:hAnsi="Cambria"/>
                <w:color w:val="auto"/>
                <w:szCs w:val="22"/>
              </w:rPr>
            </w:pPr>
          </w:p>
        </w:tc>
      </w:tr>
    </w:tbl>
    <w:p w14:paraId="0694D9CD" w14:textId="77777777" w:rsidR="001648F9" w:rsidRDefault="001648F9">
      <w:pPr>
        <w:rPr>
          <w:rFonts w:ascii="Cambria" w:hAnsi="Cambria"/>
        </w:rPr>
      </w:pPr>
    </w:p>
    <w:p w14:paraId="17744080" w14:textId="77777777" w:rsidR="001648F9" w:rsidRDefault="00830317">
      <w:pPr>
        <w:pStyle w:val="Ttulo1"/>
        <w:numPr>
          <w:ilvl w:val="0"/>
          <w:numId w:val="0"/>
        </w:numPr>
        <w:spacing w:before="360" w:after="360"/>
        <w:jc w:val="center"/>
        <w:rPr>
          <w:rFonts w:ascii="Calibri" w:hAnsi="Calibri" w:cs="Arial"/>
          <w:i/>
          <w:iCs/>
        </w:rPr>
      </w:pPr>
      <w:bookmarkStart w:id="10" w:name="_Toc388292719"/>
      <w:bookmarkStart w:id="11" w:name="_Toc22021747"/>
      <w:bookmarkStart w:id="12" w:name="_Toc451338702"/>
      <w:bookmarkStart w:id="13" w:name="_Toc453659732"/>
      <w:bookmarkStart w:id="14" w:name="_Toc453659816"/>
      <w:bookmarkStart w:id="15" w:name="_Toc427049361"/>
      <w:bookmarkStart w:id="16" w:name="_Toc436373470"/>
      <w:bookmarkStart w:id="17" w:name="_Toc421361418"/>
      <w:bookmarkStart w:id="18" w:name="_Toc499142134"/>
      <w:bookmarkStart w:id="19" w:name="_Toc499590855"/>
      <w:bookmarkStart w:id="20" w:name="_Toc499593635"/>
      <w:r>
        <w:rPr>
          <w:rStyle w:val="TtulodoLivro1"/>
          <w:rFonts w:ascii="Verdana" w:hAnsi="Verdana"/>
          <w:sz w:val="32"/>
        </w:rPr>
        <w:lastRenderedPageBreak/>
        <w:t>Especificação de Requisitos do Software</w:t>
      </w:r>
      <w:r w:rsidR="00EE2BEB">
        <w:rPr>
          <w:rStyle w:val="TtulodoLivro1"/>
          <w:rFonts w:ascii="Verdana" w:hAnsi="Verdana"/>
          <w:sz w:val="32"/>
        </w:rPr>
        <w:t xml:space="preserve"> de </w:t>
      </w:r>
      <w:bookmarkEnd w:id="10"/>
      <w:bookmarkEnd w:id="11"/>
      <w:bookmarkEnd w:id="12"/>
      <w:bookmarkEnd w:id="13"/>
      <w:bookmarkEnd w:id="14"/>
      <w:bookmarkEnd w:id="15"/>
      <w:bookmarkEnd w:id="16"/>
      <w:bookmarkEnd w:id="17"/>
      <w:r w:rsidR="00EE2BEB">
        <w:rPr>
          <w:rStyle w:val="TtulodoLivro1"/>
          <w:rFonts w:ascii="Verdana" w:hAnsi="Verdana"/>
          <w:sz w:val="32"/>
        </w:rPr>
        <w:br/>
      </w:r>
      <w:r>
        <w:rPr>
          <w:rStyle w:val="TtulodoLivro1"/>
          <w:rFonts w:ascii="Verdana" w:hAnsi="Verdana"/>
          <w:sz w:val="32"/>
        </w:rPr>
        <w:t>A</w:t>
      </w:r>
      <w:r w:rsidR="00EE2BEB">
        <w:rPr>
          <w:rStyle w:val="TtulodoLivro1"/>
          <w:rFonts w:ascii="Verdana" w:hAnsi="Verdana"/>
          <w:sz w:val="32"/>
        </w:rPr>
        <w:t xml:space="preserve">poio às Comissões de Avaliação </w:t>
      </w:r>
      <w:r>
        <w:rPr>
          <w:rStyle w:val="TtulodoLivro1"/>
          <w:rFonts w:ascii="Verdana" w:hAnsi="Verdana"/>
          <w:sz w:val="32"/>
        </w:rPr>
        <w:t>e Desempenho</w:t>
      </w:r>
      <w:r w:rsidR="00EE2BEB">
        <w:rPr>
          <w:rStyle w:val="TtulodoLivro1"/>
          <w:rFonts w:ascii="Verdana" w:hAnsi="Verdana"/>
          <w:sz w:val="32"/>
        </w:rPr>
        <w:t xml:space="preserve"> de </w:t>
      </w:r>
      <w:r>
        <w:rPr>
          <w:rStyle w:val="TtulodoLivro1"/>
          <w:rFonts w:ascii="Verdana" w:hAnsi="Verdana"/>
          <w:sz w:val="32"/>
        </w:rPr>
        <w:t>Discente</w:t>
      </w:r>
      <w:r w:rsidR="00EE2BEB">
        <w:rPr>
          <w:rStyle w:val="TtulodoLivro1"/>
          <w:rFonts w:ascii="Verdana" w:hAnsi="Verdana"/>
          <w:sz w:val="32"/>
        </w:rPr>
        <w:t>s</w:t>
      </w:r>
      <w:bookmarkEnd w:id="18"/>
      <w:bookmarkEnd w:id="19"/>
      <w:bookmarkEnd w:id="20"/>
    </w:p>
    <w:p w14:paraId="61DB3CB9" w14:textId="77777777" w:rsidR="001648F9" w:rsidRDefault="00830317">
      <w:pPr>
        <w:jc w:val="center"/>
      </w:pPr>
      <w:bookmarkStart w:id="21" w:name="_Toc19368423"/>
      <w:bookmarkStart w:id="22" w:name="_Toc435526527"/>
      <w:bookmarkStart w:id="23" w:name="_Toc427048570"/>
      <w:bookmarkStart w:id="24" w:name="_Toc421099083"/>
      <w:bookmarkStart w:id="25" w:name="_Toc420929406"/>
      <w:bookmarkEnd w:id="21"/>
      <w:bookmarkEnd w:id="22"/>
      <w:bookmarkEnd w:id="23"/>
      <w:bookmarkEnd w:id="24"/>
      <w:bookmarkEnd w:id="25"/>
      <w:r>
        <w:rPr>
          <w:rFonts w:ascii="Calibri" w:hAnsi="Calibri" w:cs="Arial"/>
          <w:b/>
          <w:bCs/>
          <w:i/>
          <w:iCs/>
          <w:sz w:val="28"/>
        </w:rPr>
        <w:t>Sumário</w:t>
      </w:r>
    </w:p>
    <w:p w14:paraId="09F37054" w14:textId="474E6FC4" w:rsidR="004426A3" w:rsidRDefault="00830317">
      <w:pPr>
        <w:pStyle w:val="Sumrio1"/>
        <w:rPr>
          <w:rFonts w:asciiTheme="minorHAnsi" w:eastAsiaTheme="minorEastAsia" w:hAnsiTheme="minorHAnsi" w:cstheme="minorBidi"/>
          <w:noProof/>
          <w:color w:val="auto"/>
          <w:lang w:eastAsia="pt-BR"/>
        </w:rPr>
      </w:pPr>
      <w:r>
        <w:fldChar w:fldCharType="begin"/>
      </w:r>
      <w:r>
        <w:instrText>TOC \o "1-9" \h</w:instrText>
      </w:r>
      <w:r>
        <w:fldChar w:fldCharType="separate"/>
      </w:r>
      <w:hyperlink w:anchor="_Toc499593633" w:history="1">
        <w:r w:rsidR="004426A3" w:rsidRPr="00A86F4E">
          <w:rPr>
            <w:rStyle w:val="Hyperlink"/>
            <w:noProof/>
          </w:rPr>
          <w:t>Aprovação</w:t>
        </w:r>
        <w:r w:rsidR="004426A3">
          <w:rPr>
            <w:noProof/>
          </w:rPr>
          <w:tab/>
        </w:r>
        <w:r w:rsidR="004426A3">
          <w:rPr>
            <w:noProof/>
          </w:rPr>
          <w:fldChar w:fldCharType="begin"/>
        </w:r>
        <w:r w:rsidR="004426A3">
          <w:rPr>
            <w:noProof/>
          </w:rPr>
          <w:instrText xml:space="preserve"> PAGEREF _Toc499593633 \h </w:instrText>
        </w:r>
        <w:r w:rsidR="004426A3">
          <w:rPr>
            <w:noProof/>
          </w:rPr>
        </w:r>
        <w:r w:rsidR="004426A3">
          <w:rPr>
            <w:noProof/>
          </w:rPr>
          <w:fldChar w:fldCharType="separate"/>
        </w:r>
        <w:r w:rsidR="004426A3">
          <w:rPr>
            <w:noProof/>
          </w:rPr>
          <w:t>2</w:t>
        </w:r>
        <w:r w:rsidR="004426A3">
          <w:rPr>
            <w:noProof/>
          </w:rPr>
          <w:fldChar w:fldCharType="end"/>
        </w:r>
      </w:hyperlink>
    </w:p>
    <w:p w14:paraId="5B28EADB" w14:textId="0934BBF4" w:rsidR="004426A3" w:rsidRDefault="009A6C09">
      <w:pPr>
        <w:pStyle w:val="Sumrio1"/>
        <w:rPr>
          <w:rFonts w:asciiTheme="minorHAnsi" w:eastAsiaTheme="minorEastAsia" w:hAnsiTheme="minorHAnsi" w:cstheme="minorBidi"/>
          <w:noProof/>
          <w:color w:val="auto"/>
          <w:lang w:eastAsia="pt-BR"/>
        </w:rPr>
      </w:pPr>
      <w:hyperlink w:anchor="_Toc499593634" w:history="1">
        <w:r w:rsidR="004426A3" w:rsidRPr="00A86F4E">
          <w:rPr>
            <w:rStyle w:val="Hyperlink"/>
            <w:noProof/>
          </w:rPr>
          <w:t>Versões</w:t>
        </w:r>
        <w:r w:rsidR="004426A3">
          <w:rPr>
            <w:noProof/>
          </w:rPr>
          <w:tab/>
        </w:r>
        <w:r w:rsidR="004426A3">
          <w:rPr>
            <w:noProof/>
          </w:rPr>
          <w:fldChar w:fldCharType="begin"/>
        </w:r>
        <w:r w:rsidR="004426A3">
          <w:rPr>
            <w:noProof/>
          </w:rPr>
          <w:instrText xml:space="preserve"> PAGEREF _Toc499593634 \h </w:instrText>
        </w:r>
        <w:r w:rsidR="004426A3">
          <w:rPr>
            <w:noProof/>
          </w:rPr>
        </w:r>
        <w:r w:rsidR="004426A3">
          <w:rPr>
            <w:noProof/>
          </w:rPr>
          <w:fldChar w:fldCharType="separate"/>
        </w:r>
        <w:r w:rsidR="004426A3">
          <w:rPr>
            <w:noProof/>
          </w:rPr>
          <w:t>2</w:t>
        </w:r>
        <w:r w:rsidR="004426A3">
          <w:rPr>
            <w:noProof/>
          </w:rPr>
          <w:fldChar w:fldCharType="end"/>
        </w:r>
      </w:hyperlink>
    </w:p>
    <w:p w14:paraId="2083CD64" w14:textId="5FB9BCB3" w:rsidR="004426A3" w:rsidRDefault="009A6C09">
      <w:pPr>
        <w:pStyle w:val="Sumrio1"/>
        <w:tabs>
          <w:tab w:val="left" w:pos="440"/>
        </w:tabs>
        <w:rPr>
          <w:rFonts w:asciiTheme="minorHAnsi" w:eastAsiaTheme="minorEastAsia" w:hAnsiTheme="minorHAnsi" w:cstheme="minorBidi"/>
          <w:noProof/>
          <w:color w:val="auto"/>
          <w:lang w:eastAsia="pt-BR"/>
        </w:rPr>
      </w:pPr>
      <w:hyperlink w:anchor="_Toc499593636" w:history="1">
        <w:r w:rsidR="004426A3" w:rsidRPr="00A86F4E">
          <w:rPr>
            <w:rStyle w:val="Hyperlink"/>
            <w:rFonts w:cs="Arial"/>
            <w:noProof/>
          </w:rPr>
          <w:t>1.</w:t>
        </w:r>
        <w:r w:rsidR="004426A3">
          <w:rPr>
            <w:rFonts w:asciiTheme="minorHAnsi" w:eastAsiaTheme="minorEastAsia" w:hAnsiTheme="minorHAnsi" w:cstheme="minorBidi"/>
            <w:noProof/>
            <w:color w:val="auto"/>
            <w:lang w:eastAsia="pt-BR"/>
          </w:rPr>
          <w:tab/>
        </w:r>
        <w:r w:rsidR="004426A3" w:rsidRPr="00A86F4E">
          <w:rPr>
            <w:rStyle w:val="Hyperlink"/>
            <w:noProof/>
          </w:rPr>
          <w:t>Introdução</w:t>
        </w:r>
        <w:r w:rsidR="004426A3">
          <w:rPr>
            <w:noProof/>
          </w:rPr>
          <w:tab/>
        </w:r>
        <w:r w:rsidR="004426A3">
          <w:rPr>
            <w:noProof/>
          </w:rPr>
          <w:fldChar w:fldCharType="begin"/>
        </w:r>
        <w:r w:rsidR="004426A3">
          <w:rPr>
            <w:noProof/>
          </w:rPr>
          <w:instrText xml:space="preserve"> PAGEREF _Toc499593636 \h </w:instrText>
        </w:r>
        <w:r w:rsidR="004426A3">
          <w:rPr>
            <w:noProof/>
          </w:rPr>
        </w:r>
        <w:r w:rsidR="004426A3">
          <w:rPr>
            <w:noProof/>
          </w:rPr>
          <w:fldChar w:fldCharType="separate"/>
        </w:r>
        <w:r w:rsidR="004426A3">
          <w:rPr>
            <w:noProof/>
          </w:rPr>
          <w:t>17</w:t>
        </w:r>
        <w:r w:rsidR="004426A3">
          <w:rPr>
            <w:noProof/>
          </w:rPr>
          <w:fldChar w:fldCharType="end"/>
        </w:r>
      </w:hyperlink>
    </w:p>
    <w:p w14:paraId="7B6B4499" w14:textId="727AB5E9" w:rsidR="004426A3" w:rsidRDefault="009A6C09">
      <w:pPr>
        <w:pStyle w:val="Sumrio1"/>
        <w:tabs>
          <w:tab w:val="left" w:pos="440"/>
        </w:tabs>
        <w:rPr>
          <w:rFonts w:asciiTheme="minorHAnsi" w:eastAsiaTheme="minorEastAsia" w:hAnsiTheme="minorHAnsi" w:cstheme="minorBidi"/>
          <w:noProof/>
          <w:color w:val="auto"/>
          <w:lang w:eastAsia="pt-BR"/>
        </w:rPr>
      </w:pPr>
      <w:hyperlink w:anchor="_Toc499593637" w:history="1">
        <w:r w:rsidR="004426A3" w:rsidRPr="00A86F4E">
          <w:rPr>
            <w:rStyle w:val="Hyperlink"/>
            <w:rFonts w:cs="TimesNewRomanPSMT"/>
            <w:noProof/>
          </w:rPr>
          <w:t>2.</w:t>
        </w:r>
        <w:r w:rsidR="004426A3">
          <w:rPr>
            <w:rFonts w:asciiTheme="minorHAnsi" w:eastAsiaTheme="minorEastAsia" w:hAnsiTheme="minorHAnsi" w:cstheme="minorBidi"/>
            <w:noProof/>
            <w:color w:val="auto"/>
            <w:lang w:eastAsia="pt-BR"/>
          </w:rPr>
          <w:tab/>
        </w:r>
        <w:r w:rsidR="004426A3" w:rsidRPr="00A86F4E">
          <w:rPr>
            <w:rStyle w:val="Hyperlink"/>
            <w:noProof/>
          </w:rPr>
          <w:t>Modelo de Casos de Uso</w:t>
        </w:r>
        <w:r w:rsidR="004426A3">
          <w:rPr>
            <w:noProof/>
          </w:rPr>
          <w:tab/>
        </w:r>
        <w:r w:rsidR="004426A3">
          <w:rPr>
            <w:noProof/>
          </w:rPr>
          <w:fldChar w:fldCharType="begin"/>
        </w:r>
        <w:r w:rsidR="004426A3">
          <w:rPr>
            <w:noProof/>
          </w:rPr>
          <w:instrText xml:space="preserve"> PAGEREF _Toc499593637 \h </w:instrText>
        </w:r>
        <w:r w:rsidR="004426A3">
          <w:rPr>
            <w:noProof/>
          </w:rPr>
        </w:r>
        <w:r w:rsidR="004426A3">
          <w:rPr>
            <w:noProof/>
          </w:rPr>
          <w:fldChar w:fldCharType="separate"/>
        </w:r>
        <w:r w:rsidR="004426A3">
          <w:rPr>
            <w:noProof/>
          </w:rPr>
          <w:t>18</w:t>
        </w:r>
        <w:r w:rsidR="004426A3">
          <w:rPr>
            <w:noProof/>
          </w:rPr>
          <w:fldChar w:fldCharType="end"/>
        </w:r>
      </w:hyperlink>
    </w:p>
    <w:p w14:paraId="5D33A887" w14:textId="4C7373B5" w:rsidR="004426A3" w:rsidRDefault="009A6C09">
      <w:pPr>
        <w:pStyle w:val="Sumrio2"/>
        <w:rPr>
          <w:rFonts w:asciiTheme="minorHAnsi" w:eastAsiaTheme="minorEastAsia" w:hAnsiTheme="minorHAnsi" w:cstheme="minorBidi"/>
          <w:noProof/>
          <w:color w:val="auto"/>
          <w:lang w:eastAsia="pt-BR"/>
        </w:rPr>
      </w:pPr>
      <w:hyperlink w:anchor="_Toc499593638" w:history="1">
        <w:r w:rsidR="004426A3" w:rsidRPr="00A86F4E">
          <w:rPr>
            <w:rStyle w:val="Hyperlink"/>
            <w:noProof/>
          </w:rPr>
          <w:t>2.1 Diagrama de Casos de Uso</w:t>
        </w:r>
        <w:r w:rsidR="004426A3">
          <w:rPr>
            <w:noProof/>
          </w:rPr>
          <w:tab/>
        </w:r>
        <w:r w:rsidR="004426A3">
          <w:rPr>
            <w:noProof/>
          </w:rPr>
          <w:fldChar w:fldCharType="begin"/>
        </w:r>
        <w:r w:rsidR="004426A3">
          <w:rPr>
            <w:noProof/>
          </w:rPr>
          <w:instrText xml:space="preserve"> PAGEREF _Toc499593638 \h </w:instrText>
        </w:r>
        <w:r w:rsidR="004426A3">
          <w:rPr>
            <w:noProof/>
          </w:rPr>
        </w:r>
        <w:r w:rsidR="004426A3">
          <w:rPr>
            <w:noProof/>
          </w:rPr>
          <w:fldChar w:fldCharType="separate"/>
        </w:r>
        <w:r w:rsidR="004426A3">
          <w:rPr>
            <w:noProof/>
          </w:rPr>
          <w:t>18</w:t>
        </w:r>
        <w:r w:rsidR="004426A3">
          <w:rPr>
            <w:noProof/>
          </w:rPr>
          <w:fldChar w:fldCharType="end"/>
        </w:r>
      </w:hyperlink>
    </w:p>
    <w:p w14:paraId="088B12B9" w14:textId="2FDE202A" w:rsidR="004426A3" w:rsidRDefault="009A6C09">
      <w:pPr>
        <w:pStyle w:val="Sumrio2"/>
        <w:rPr>
          <w:rFonts w:asciiTheme="minorHAnsi" w:eastAsiaTheme="minorEastAsia" w:hAnsiTheme="minorHAnsi" w:cstheme="minorBidi"/>
          <w:noProof/>
          <w:color w:val="auto"/>
          <w:lang w:eastAsia="pt-BR"/>
        </w:rPr>
      </w:pPr>
      <w:hyperlink w:anchor="_Toc499593640" w:history="1">
        <w:r w:rsidR="004426A3" w:rsidRPr="00A86F4E">
          <w:rPr>
            <w:rStyle w:val="Hyperlink"/>
            <w:noProof/>
          </w:rPr>
          <w:t>2.2 Identificação dos Atores</w:t>
        </w:r>
        <w:r w:rsidR="004426A3">
          <w:rPr>
            <w:noProof/>
          </w:rPr>
          <w:tab/>
        </w:r>
        <w:r w:rsidR="004426A3">
          <w:rPr>
            <w:noProof/>
          </w:rPr>
          <w:fldChar w:fldCharType="begin"/>
        </w:r>
        <w:r w:rsidR="004426A3">
          <w:rPr>
            <w:noProof/>
          </w:rPr>
          <w:instrText xml:space="preserve"> PAGEREF _Toc499593640 \h </w:instrText>
        </w:r>
        <w:r w:rsidR="004426A3">
          <w:rPr>
            <w:noProof/>
          </w:rPr>
        </w:r>
        <w:r w:rsidR="004426A3">
          <w:rPr>
            <w:noProof/>
          </w:rPr>
          <w:fldChar w:fldCharType="separate"/>
        </w:r>
        <w:r w:rsidR="004426A3">
          <w:rPr>
            <w:noProof/>
          </w:rPr>
          <w:t>18</w:t>
        </w:r>
        <w:r w:rsidR="004426A3">
          <w:rPr>
            <w:noProof/>
          </w:rPr>
          <w:fldChar w:fldCharType="end"/>
        </w:r>
      </w:hyperlink>
    </w:p>
    <w:p w14:paraId="5A5A08AA" w14:textId="1FAD9059" w:rsidR="004426A3" w:rsidRDefault="009A6C09">
      <w:pPr>
        <w:pStyle w:val="Sumrio2"/>
        <w:rPr>
          <w:rFonts w:asciiTheme="minorHAnsi" w:eastAsiaTheme="minorEastAsia" w:hAnsiTheme="minorHAnsi" w:cstheme="minorBidi"/>
          <w:noProof/>
          <w:color w:val="auto"/>
          <w:lang w:eastAsia="pt-BR"/>
        </w:rPr>
      </w:pPr>
      <w:hyperlink w:anchor="_Toc499593641" w:history="1">
        <w:r w:rsidR="004426A3" w:rsidRPr="00A86F4E">
          <w:rPr>
            <w:rStyle w:val="Hyperlink"/>
            <w:noProof/>
          </w:rPr>
          <w:t>2.3 Identificação dos Casos de Uso</w:t>
        </w:r>
        <w:r w:rsidR="004426A3">
          <w:rPr>
            <w:noProof/>
          </w:rPr>
          <w:tab/>
        </w:r>
        <w:r w:rsidR="004426A3">
          <w:rPr>
            <w:noProof/>
          </w:rPr>
          <w:fldChar w:fldCharType="begin"/>
        </w:r>
        <w:r w:rsidR="004426A3">
          <w:rPr>
            <w:noProof/>
          </w:rPr>
          <w:instrText xml:space="preserve"> PAGEREF _Toc499593641 \h </w:instrText>
        </w:r>
        <w:r w:rsidR="004426A3">
          <w:rPr>
            <w:noProof/>
          </w:rPr>
        </w:r>
        <w:r w:rsidR="004426A3">
          <w:rPr>
            <w:noProof/>
          </w:rPr>
          <w:fldChar w:fldCharType="separate"/>
        </w:r>
        <w:r w:rsidR="004426A3">
          <w:rPr>
            <w:noProof/>
          </w:rPr>
          <w:t>18</w:t>
        </w:r>
        <w:r w:rsidR="004426A3">
          <w:rPr>
            <w:noProof/>
          </w:rPr>
          <w:fldChar w:fldCharType="end"/>
        </w:r>
      </w:hyperlink>
    </w:p>
    <w:p w14:paraId="4B0B4A35" w14:textId="57178937" w:rsidR="004426A3" w:rsidRDefault="009A6C09">
      <w:pPr>
        <w:pStyle w:val="Sumrio3"/>
        <w:rPr>
          <w:rFonts w:asciiTheme="minorHAnsi" w:eastAsiaTheme="minorEastAsia" w:hAnsiTheme="minorHAnsi" w:cstheme="minorBidi"/>
          <w:noProof/>
          <w:color w:val="auto"/>
          <w:lang w:eastAsia="pt-BR"/>
        </w:rPr>
      </w:pPr>
      <w:hyperlink w:anchor="_Toc499593642" w:history="1">
        <w:r w:rsidR="004426A3" w:rsidRPr="00A86F4E">
          <w:rPr>
            <w:rStyle w:val="Hyperlink"/>
            <w:noProof/>
          </w:rPr>
          <w:t>2.3.1 Detalhamento dos Casos de Uso</w:t>
        </w:r>
        <w:r w:rsidR="004426A3">
          <w:rPr>
            <w:noProof/>
          </w:rPr>
          <w:tab/>
        </w:r>
        <w:r w:rsidR="004426A3">
          <w:rPr>
            <w:noProof/>
          </w:rPr>
          <w:fldChar w:fldCharType="begin"/>
        </w:r>
        <w:r w:rsidR="004426A3">
          <w:rPr>
            <w:noProof/>
          </w:rPr>
          <w:instrText xml:space="preserve"> PAGEREF _Toc499593642 \h </w:instrText>
        </w:r>
        <w:r w:rsidR="004426A3">
          <w:rPr>
            <w:noProof/>
          </w:rPr>
        </w:r>
        <w:r w:rsidR="004426A3">
          <w:rPr>
            <w:noProof/>
          </w:rPr>
          <w:fldChar w:fldCharType="separate"/>
        </w:r>
        <w:r w:rsidR="004426A3">
          <w:rPr>
            <w:noProof/>
          </w:rPr>
          <w:t>19</w:t>
        </w:r>
        <w:r w:rsidR="004426A3">
          <w:rPr>
            <w:noProof/>
          </w:rPr>
          <w:fldChar w:fldCharType="end"/>
        </w:r>
      </w:hyperlink>
    </w:p>
    <w:p w14:paraId="0B2AB50A" w14:textId="61EB59AF" w:rsidR="004426A3" w:rsidRDefault="009A6C09">
      <w:pPr>
        <w:pStyle w:val="Sumrio3"/>
        <w:rPr>
          <w:rFonts w:asciiTheme="minorHAnsi" w:eastAsiaTheme="minorEastAsia" w:hAnsiTheme="minorHAnsi" w:cstheme="minorBidi"/>
          <w:noProof/>
          <w:color w:val="auto"/>
          <w:lang w:eastAsia="pt-BR"/>
        </w:rPr>
      </w:pPr>
      <w:hyperlink w:anchor="_Toc499593643" w:history="1">
        <w:r w:rsidR="004426A3" w:rsidRPr="00A86F4E">
          <w:rPr>
            <w:rStyle w:val="Hyperlink"/>
            <w:noProof/>
          </w:rPr>
          <w:t>(CSU01) Manter CADDs</w:t>
        </w:r>
        <w:r w:rsidR="004426A3">
          <w:rPr>
            <w:noProof/>
          </w:rPr>
          <w:tab/>
        </w:r>
        <w:r w:rsidR="004426A3">
          <w:rPr>
            <w:noProof/>
          </w:rPr>
          <w:fldChar w:fldCharType="begin"/>
        </w:r>
        <w:r w:rsidR="004426A3">
          <w:rPr>
            <w:noProof/>
          </w:rPr>
          <w:instrText xml:space="preserve"> PAGEREF _Toc499593643 \h </w:instrText>
        </w:r>
        <w:r w:rsidR="004426A3">
          <w:rPr>
            <w:noProof/>
          </w:rPr>
        </w:r>
        <w:r w:rsidR="004426A3">
          <w:rPr>
            <w:noProof/>
          </w:rPr>
          <w:fldChar w:fldCharType="separate"/>
        </w:r>
        <w:r w:rsidR="004426A3">
          <w:rPr>
            <w:noProof/>
          </w:rPr>
          <w:t>19</w:t>
        </w:r>
        <w:r w:rsidR="004426A3">
          <w:rPr>
            <w:noProof/>
          </w:rPr>
          <w:fldChar w:fldCharType="end"/>
        </w:r>
      </w:hyperlink>
    </w:p>
    <w:p w14:paraId="006FF5B0" w14:textId="02181764" w:rsidR="004426A3" w:rsidRDefault="009A6C09">
      <w:pPr>
        <w:pStyle w:val="Sumrio3"/>
        <w:rPr>
          <w:rFonts w:asciiTheme="minorHAnsi" w:eastAsiaTheme="minorEastAsia" w:hAnsiTheme="minorHAnsi" w:cstheme="minorBidi"/>
          <w:noProof/>
          <w:color w:val="auto"/>
          <w:lang w:eastAsia="pt-BR"/>
        </w:rPr>
      </w:pPr>
      <w:hyperlink w:anchor="_Toc499593644" w:history="1">
        <w:r w:rsidR="004426A3" w:rsidRPr="00A86F4E">
          <w:rPr>
            <w:rStyle w:val="Hyperlink"/>
            <w:noProof/>
          </w:rPr>
          <w:t>(CSU02) Manter Membros das CADDs</w:t>
        </w:r>
        <w:r w:rsidR="004426A3">
          <w:rPr>
            <w:noProof/>
          </w:rPr>
          <w:tab/>
        </w:r>
        <w:r w:rsidR="004426A3">
          <w:rPr>
            <w:noProof/>
          </w:rPr>
          <w:fldChar w:fldCharType="begin"/>
        </w:r>
        <w:r w:rsidR="004426A3">
          <w:rPr>
            <w:noProof/>
          </w:rPr>
          <w:instrText xml:space="preserve"> PAGEREF _Toc499593644 \h </w:instrText>
        </w:r>
        <w:r w:rsidR="004426A3">
          <w:rPr>
            <w:noProof/>
          </w:rPr>
        </w:r>
        <w:r w:rsidR="004426A3">
          <w:rPr>
            <w:noProof/>
          </w:rPr>
          <w:fldChar w:fldCharType="separate"/>
        </w:r>
        <w:r w:rsidR="004426A3">
          <w:rPr>
            <w:noProof/>
          </w:rPr>
          <w:t>20</w:t>
        </w:r>
        <w:r w:rsidR="004426A3">
          <w:rPr>
            <w:noProof/>
          </w:rPr>
          <w:fldChar w:fldCharType="end"/>
        </w:r>
      </w:hyperlink>
    </w:p>
    <w:p w14:paraId="62310520" w14:textId="31D2BB01" w:rsidR="004426A3" w:rsidRDefault="009A6C09">
      <w:pPr>
        <w:pStyle w:val="Sumrio3"/>
        <w:rPr>
          <w:rFonts w:asciiTheme="minorHAnsi" w:eastAsiaTheme="minorEastAsia" w:hAnsiTheme="minorHAnsi" w:cstheme="minorBidi"/>
          <w:noProof/>
          <w:color w:val="auto"/>
          <w:lang w:eastAsia="pt-BR"/>
        </w:rPr>
      </w:pPr>
      <w:hyperlink w:anchor="_Toc499593645" w:history="1">
        <w:r w:rsidR="004426A3" w:rsidRPr="00A86F4E">
          <w:rPr>
            <w:rStyle w:val="Hyperlink"/>
            <w:noProof/>
          </w:rPr>
          <w:t>(CSU03) Carregar dados do Sistema Acadêmico (SIE)</w:t>
        </w:r>
        <w:r w:rsidR="004426A3">
          <w:rPr>
            <w:noProof/>
          </w:rPr>
          <w:tab/>
        </w:r>
        <w:r w:rsidR="004426A3">
          <w:rPr>
            <w:noProof/>
          </w:rPr>
          <w:fldChar w:fldCharType="begin"/>
        </w:r>
        <w:r w:rsidR="004426A3">
          <w:rPr>
            <w:noProof/>
          </w:rPr>
          <w:instrText xml:space="preserve"> PAGEREF _Toc499593645 \h </w:instrText>
        </w:r>
        <w:r w:rsidR="004426A3">
          <w:rPr>
            <w:noProof/>
          </w:rPr>
        </w:r>
        <w:r w:rsidR="004426A3">
          <w:rPr>
            <w:noProof/>
          </w:rPr>
          <w:fldChar w:fldCharType="separate"/>
        </w:r>
        <w:r w:rsidR="004426A3">
          <w:rPr>
            <w:noProof/>
          </w:rPr>
          <w:t>22</w:t>
        </w:r>
        <w:r w:rsidR="004426A3">
          <w:rPr>
            <w:noProof/>
          </w:rPr>
          <w:fldChar w:fldCharType="end"/>
        </w:r>
      </w:hyperlink>
    </w:p>
    <w:p w14:paraId="0D9E9291" w14:textId="0D4D0E34" w:rsidR="004426A3" w:rsidRDefault="009A6C09">
      <w:pPr>
        <w:pStyle w:val="Sumrio3"/>
        <w:rPr>
          <w:rFonts w:asciiTheme="minorHAnsi" w:eastAsiaTheme="minorEastAsia" w:hAnsiTheme="minorHAnsi" w:cstheme="minorBidi"/>
          <w:noProof/>
          <w:color w:val="auto"/>
          <w:lang w:eastAsia="pt-BR"/>
        </w:rPr>
      </w:pPr>
      <w:hyperlink w:anchor="_Toc499593646" w:history="1">
        <w:r w:rsidR="004426A3" w:rsidRPr="00A86F4E">
          <w:rPr>
            <w:rStyle w:val="Hyperlink"/>
            <w:noProof/>
          </w:rPr>
          <w:t>(CSU05) Manter Reuniões</w:t>
        </w:r>
        <w:r w:rsidR="004426A3">
          <w:rPr>
            <w:noProof/>
          </w:rPr>
          <w:tab/>
        </w:r>
        <w:r w:rsidR="004426A3">
          <w:rPr>
            <w:noProof/>
          </w:rPr>
          <w:fldChar w:fldCharType="begin"/>
        </w:r>
        <w:r w:rsidR="004426A3">
          <w:rPr>
            <w:noProof/>
          </w:rPr>
          <w:instrText xml:space="preserve"> PAGEREF _Toc499593646 \h </w:instrText>
        </w:r>
        <w:r w:rsidR="004426A3">
          <w:rPr>
            <w:noProof/>
          </w:rPr>
        </w:r>
        <w:r w:rsidR="004426A3">
          <w:rPr>
            <w:noProof/>
          </w:rPr>
          <w:fldChar w:fldCharType="separate"/>
        </w:r>
        <w:r w:rsidR="004426A3">
          <w:rPr>
            <w:noProof/>
          </w:rPr>
          <w:t>24</w:t>
        </w:r>
        <w:r w:rsidR="004426A3">
          <w:rPr>
            <w:noProof/>
          </w:rPr>
          <w:fldChar w:fldCharType="end"/>
        </w:r>
      </w:hyperlink>
    </w:p>
    <w:p w14:paraId="17697FDF" w14:textId="2B6797AE" w:rsidR="004426A3" w:rsidRDefault="009A6C09">
      <w:pPr>
        <w:pStyle w:val="Sumrio3"/>
        <w:rPr>
          <w:rFonts w:asciiTheme="minorHAnsi" w:eastAsiaTheme="minorEastAsia" w:hAnsiTheme="minorHAnsi" w:cstheme="minorBidi"/>
          <w:noProof/>
          <w:color w:val="auto"/>
          <w:lang w:eastAsia="pt-BR"/>
        </w:rPr>
      </w:pPr>
      <w:hyperlink w:anchor="_Toc499593647" w:history="1">
        <w:r w:rsidR="004426A3" w:rsidRPr="00A86F4E">
          <w:rPr>
            <w:rStyle w:val="Hyperlink"/>
            <w:noProof/>
          </w:rPr>
          <w:t>(CSU06) Manter Atendimentos</w:t>
        </w:r>
        <w:r w:rsidR="004426A3">
          <w:rPr>
            <w:noProof/>
          </w:rPr>
          <w:tab/>
        </w:r>
        <w:r w:rsidR="004426A3">
          <w:rPr>
            <w:noProof/>
          </w:rPr>
          <w:fldChar w:fldCharType="begin"/>
        </w:r>
        <w:r w:rsidR="004426A3">
          <w:rPr>
            <w:noProof/>
          </w:rPr>
          <w:instrText xml:space="preserve"> PAGEREF _Toc499593647 \h </w:instrText>
        </w:r>
        <w:r w:rsidR="004426A3">
          <w:rPr>
            <w:noProof/>
          </w:rPr>
        </w:r>
        <w:r w:rsidR="004426A3">
          <w:rPr>
            <w:noProof/>
          </w:rPr>
          <w:fldChar w:fldCharType="separate"/>
        </w:r>
        <w:r w:rsidR="004426A3">
          <w:rPr>
            <w:noProof/>
          </w:rPr>
          <w:t>25</w:t>
        </w:r>
        <w:r w:rsidR="004426A3">
          <w:rPr>
            <w:noProof/>
          </w:rPr>
          <w:fldChar w:fldCharType="end"/>
        </w:r>
      </w:hyperlink>
    </w:p>
    <w:p w14:paraId="455B5485" w14:textId="78EEF843" w:rsidR="004426A3" w:rsidRDefault="009A6C09">
      <w:pPr>
        <w:pStyle w:val="Sumrio3"/>
        <w:rPr>
          <w:rFonts w:asciiTheme="minorHAnsi" w:eastAsiaTheme="minorEastAsia" w:hAnsiTheme="minorHAnsi" w:cstheme="minorBidi"/>
          <w:noProof/>
          <w:color w:val="auto"/>
          <w:lang w:eastAsia="pt-BR"/>
        </w:rPr>
      </w:pPr>
      <w:hyperlink w:anchor="_Toc499593648" w:history="1">
        <w:r w:rsidR="004426A3" w:rsidRPr="00A86F4E">
          <w:rPr>
            <w:rStyle w:val="Hyperlink"/>
            <w:noProof/>
          </w:rPr>
          <w:t>(CSU07) Cadastrar plano de estudos</w:t>
        </w:r>
        <w:r w:rsidR="004426A3">
          <w:rPr>
            <w:noProof/>
          </w:rPr>
          <w:tab/>
        </w:r>
        <w:r w:rsidR="004426A3">
          <w:rPr>
            <w:noProof/>
          </w:rPr>
          <w:fldChar w:fldCharType="begin"/>
        </w:r>
        <w:r w:rsidR="004426A3">
          <w:rPr>
            <w:noProof/>
          </w:rPr>
          <w:instrText xml:space="preserve"> PAGEREF _Toc499593648 \h </w:instrText>
        </w:r>
        <w:r w:rsidR="004426A3">
          <w:rPr>
            <w:noProof/>
          </w:rPr>
        </w:r>
        <w:r w:rsidR="004426A3">
          <w:rPr>
            <w:noProof/>
          </w:rPr>
          <w:fldChar w:fldCharType="separate"/>
        </w:r>
        <w:r w:rsidR="004426A3">
          <w:rPr>
            <w:noProof/>
          </w:rPr>
          <w:t>26</w:t>
        </w:r>
        <w:r w:rsidR="004426A3">
          <w:rPr>
            <w:noProof/>
          </w:rPr>
          <w:fldChar w:fldCharType="end"/>
        </w:r>
      </w:hyperlink>
    </w:p>
    <w:p w14:paraId="5BC6493B" w14:textId="1E38F224" w:rsidR="004426A3" w:rsidRDefault="009A6C09">
      <w:pPr>
        <w:pStyle w:val="Sumrio3"/>
        <w:rPr>
          <w:rFonts w:asciiTheme="minorHAnsi" w:eastAsiaTheme="minorEastAsia" w:hAnsiTheme="minorHAnsi" w:cstheme="minorBidi"/>
          <w:noProof/>
          <w:color w:val="auto"/>
          <w:lang w:eastAsia="pt-BR"/>
        </w:rPr>
      </w:pPr>
      <w:hyperlink w:anchor="_Toc499593649" w:history="1">
        <w:r w:rsidR="004426A3" w:rsidRPr="00A86F4E">
          <w:rPr>
            <w:rStyle w:val="Hyperlink"/>
            <w:noProof/>
          </w:rPr>
          <w:t>(CSU08) Avaliar plano de estudos</w:t>
        </w:r>
        <w:r w:rsidR="004426A3">
          <w:rPr>
            <w:noProof/>
          </w:rPr>
          <w:tab/>
        </w:r>
        <w:r w:rsidR="004426A3">
          <w:rPr>
            <w:noProof/>
          </w:rPr>
          <w:fldChar w:fldCharType="begin"/>
        </w:r>
        <w:r w:rsidR="004426A3">
          <w:rPr>
            <w:noProof/>
          </w:rPr>
          <w:instrText xml:space="preserve"> PAGEREF _Toc499593649 \h </w:instrText>
        </w:r>
        <w:r w:rsidR="004426A3">
          <w:rPr>
            <w:noProof/>
          </w:rPr>
        </w:r>
        <w:r w:rsidR="004426A3">
          <w:rPr>
            <w:noProof/>
          </w:rPr>
          <w:fldChar w:fldCharType="separate"/>
        </w:r>
        <w:r w:rsidR="004426A3">
          <w:rPr>
            <w:noProof/>
          </w:rPr>
          <w:t>28</w:t>
        </w:r>
        <w:r w:rsidR="004426A3">
          <w:rPr>
            <w:noProof/>
          </w:rPr>
          <w:fldChar w:fldCharType="end"/>
        </w:r>
      </w:hyperlink>
    </w:p>
    <w:p w14:paraId="60F4513F" w14:textId="403A8F7B" w:rsidR="004426A3" w:rsidRDefault="009A6C09">
      <w:pPr>
        <w:pStyle w:val="Sumrio3"/>
        <w:rPr>
          <w:rFonts w:asciiTheme="minorHAnsi" w:eastAsiaTheme="minorEastAsia" w:hAnsiTheme="minorHAnsi" w:cstheme="minorBidi"/>
          <w:noProof/>
          <w:color w:val="auto"/>
          <w:lang w:eastAsia="pt-BR"/>
        </w:rPr>
      </w:pPr>
      <w:hyperlink w:anchor="_Toc499593650" w:history="1">
        <w:r w:rsidR="004426A3" w:rsidRPr="00A86F4E">
          <w:rPr>
            <w:rStyle w:val="Hyperlink"/>
            <w:noProof/>
          </w:rPr>
          <w:t>(CSU09) Cadastrar Ata de reunião</w:t>
        </w:r>
        <w:r w:rsidR="004426A3">
          <w:rPr>
            <w:noProof/>
          </w:rPr>
          <w:tab/>
        </w:r>
        <w:r w:rsidR="004426A3">
          <w:rPr>
            <w:noProof/>
          </w:rPr>
          <w:fldChar w:fldCharType="begin"/>
        </w:r>
        <w:r w:rsidR="004426A3">
          <w:rPr>
            <w:noProof/>
          </w:rPr>
          <w:instrText xml:space="preserve"> PAGEREF _Toc499593650 \h </w:instrText>
        </w:r>
        <w:r w:rsidR="004426A3">
          <w:rPr>
            <w:noProof/>
          </w:rPr>
        </w:r>
        <w:r w:rsidR="004426A3">
          <w:rPr>
            <w:noProof/>
          </w:rPr>
          <w:fldChar w:fldCharType="separate"/>
        </w:r>
        <w:r w:rsidR="004426A3">
          <w:rPr>
            <w:noProof/>
          </w:rPr>
          <w:t>29</w:t>
        </w:r>
        <w:r w:rsidR="004426A3">
          <w:rPr>
            <w:noProof/>
          </w:rPr>
          <w:fldChar w:fldCharType="end"/>
        </w:r>
      </w:hyperlink>
    </w:p>
    <w:p w14:paraId="17DDBE8C" w14:textId="54951664" w:rsidR="004426A3" w:rsidRDefault="009A6C09">
      <w:pPr>
        <w:pStyle w:val="Sumrio1"/>
        <w:tabs>
          <w:tab w:val="left" w:pos="440"/>
        </w:tabs>
        <w:rPr>
          <w:rFonts w:asciiTheme="minorHAnsi" w:eastAsiaTheme="minorEastAsia" w:hAnsiTheme="minorHAnsi" w:cstheme="minorBidi"/>
          <w:noProof/>
          <w:color w:val="auto"/>
          <w:lang w:eastAsia="pt-BR"/>
        </w:rPr>
      </w:pPr>
      <w:hyperlink w:anchor="_Toc499593651" w:history="1">
        <w:r w:rsidR="004426A3" w:rsidRPr="00A86F4E">
          <w:rPr>
            <w:rStyle w:val="Hyperlink"/>
            <w:noProof/>
          </w:rPr>
          <w:t>3.</w:t>
        </w:r>
        <w:r w:rsidR="004426A3">
          <w:rPr>
            <w:rFonts w:asciiTheme="minorHAnsi" w:eastAsiaTheme="minorEastAsia" w:hAnsiTheme="minorHAnsi" w:cstheme="minorBidi"/>
            <w:noProof/>
            <w:color w:val="auto"/>
            <w:lang w:eastAsia="pt-BR"/>
          </w:rPr>
          <w:tab/>
        </w:r>
        <w:r w:rsidR="004426A3" w:rsidRPr="00A86F4E">
          <w:rPr>
            <w:rStyle w:val="Hyperlink"/>
            <w:noProof/>
          </w:rPr>
          <w:t>Requisitos Não Funcionais</w:t>
        </w:r>
        <w:r w:rsidR="004426A3">
          <w:rPr>
            <w:noProof/>
          </w:rPr>
          <w:tab/>
        </w:r>
        <w:r w:rsidR="004426A3">
          <w:rPr>
            <w:noProof/>
          </w:rPr>
          <w:fldChar w:fldCharType="begin"/>
        </w:r>
        <w:r w:rsidR="004426A3">
          <w:rPr>
            <w:noProof/>
          </w:rPr>
          <w:instrText xml:space="preserve"> PAGEREF _Toc499593651 \h </w:instrText>
        </w:r>
        <w:r w:rsidR="004426A3">
          <w:rPr>
            <w:noProof/>
          </w:rPr>
        </w:r>
        <w:r w:rsidR="004426A3">
          <w:rPr>
            <w:noProof/>
          </w:rPr>
          <w:fldChar w:fldCharType="separate"/>
        </w:r>
        <w:r w:rsidR="004426A3">
          <w:rPr>
            <w:noProof/>
          </w:rPr>
          <w:t>30</w:t>
        </w:r>
        <w:r w:rsidR="004426A3">
          <w:rPr>
            <w:noProof/>
          </w:rPr>
          <w:fldChar w:fldCharType="end"/>
        </w:r>
      </w:hyperlink>
    </w:p>
    <w:p w14:paraId="30E3C07A" w14:textId="5B36E0C6" w:rsidR="004426A3" w:rsidRDefault="009A6C09">
      <w:pPr>
        <w:pStyle w:val="Sumrio1"/>
        <w:tabs>
          <w:tab w:val="left" w:pos="440"/>
        </w:tabs>
        <w:rPr>
          <w:rFonts w:asciiTheme="minorHAnsi" w:eastAsiaTheme="minorEastAsia" w:hAnsiTheme="minorHAnsi" w:cstheme="minorBidi"/>
          <w:noProof/>
          <w:color w:val="auto"/>
          <w:lang w:eastAsia="pt-BR"/>
        </w:rPr>
      </w:pPr>
      <w:hyperlink w:anchor="_Toc499593652" w:history="1">
        <w:r w:rsidR="004426A3" w:rsidRPr="00A86F4E">
          <w:rPr>
            <w:rStyle w:val="Hyperlink"/>
            <w:noProof/>
          </w:rPr>
          <w:t>4.</w:t>
        </w:r>
        <w:r w:rsidR="004426A3">
          <w:rPr>
            <w:rFonts w:asciiTheme="minorHAnsi" w:eastAsiaTheme="minorEastAsia" w:hAnsiTheme="minorHAnsi" w:cstheme="minorBidi"/>
            <w:noProof/>
            <w:color w:val="auto"/>
            <w:lang w:eastAsia="pt-BR"/>
          </w:rPr>
          <w:tab/>
        </w:r>
        <w:r w:rsidR="004426A3" w:rsidRPr="00A86F4E">
          <w:rPr>
            <w:rStyle w:val="Hyperlink"/>
            <w:noProof/>
          </w:rPr>
          <w:t>Protótipos de Interfaces dos Usuários</w:t>
        </w:r>
        <w:r w:rsidR="004426A3">
          <w:rPr>
            <w:noProof/>
          </w:rPr>
          <w:tab/>
        </w:r>
        <w:r w:rsidR="004426A3">
          <w:rPr>
            <w:noProof/>
          </w:rPr>
          <w:fldChar w:fldCharType="begin"/>
        </w:r>
        <w:r w:rsidR="004426A3">
          <w:rPr>
            <w:noProof/>
          </w:rPr>
          <w:instrText xml:space="preserve"> PAGEREF _Toc499593652 \h </w:instrText>
        </w:r>
        <w:r w:rsidR="004426A3">
          <w:rPr>
            <w:noProof/>
          </w:rPr>
        </w:r>
        <w:r w:rsidR="004426A3">
          <w:rPr>
            <w:noProof/>
          </w:rPr>
          <w:fldChar w:fldCharType="separate"/>
        </w:r>
        <w:r w:rsidR="004426A3">
          <w:rPr>
            <w:noProof/>
          </w:rPr>
          <w:t>31</w:t>
        </w:r>
        <w:r w:rsidR="004426A3">
          <w:rPr>
            <w:noProof/>
          </w:rPr>
          <w:fldChar w:fldCharType="end"/>
        </w:r>
      </w:hyperlink>
    </w:p>
    <w:p w14:paraId="2C5BC3F7" w14:textId="3E752806"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53" w:history="1">
        <w:r w:rsidR="004426A3" w:rsidRPr="00A86F4E">
          <w:rPr>
            <w:rStyle w:val="Hyperlink"/>
            <w:noProof/>
          </w:rPr>
          <w:t>4.1</w:t>
        </w:r>
        <w:r w:rsidR="004426A3">
          <w:rPr>
            <w:rFonts w:asciiTheme="minorHAnsi" w:eastAsiaTheme="minorEastAsia" w:hAnsiTheme="minorHAnsi" w:cstheme="minorBidi"/>
            <w:noProof/>
            <w:color w:val="auto"/>
            <w:lang w:eastAsia="pt-BR"/>
          </w:rPr>
          <w:tab/>
        </w:r>
        <w:r w:rsidR="004426A3" w:rsidRPr="00A86F4E">
          <w:rPr>
            <w:rStyle w:val="Hyperlink"/>
            <w:noProof/>
          </w:rPr>
          <w:t>(PT01) Protótipo de Tela Inicial do Administrador Geral do Sistema</w:t>
        </w:r>
        <w:r w:rsidR="004426A3">
          <w:rPr>
            <w:noProof/>
          </w:rPr>
          <w:tab/>
        </w:r>
        <w:r w:rsidR="004426A3">
          <w:rPr>
            <w:noProof/>
          </w:rPr>
          <w:fldChar w:fldCharType="begin"/>
        </w:r>
        <w:r w:rsidR="004426A3">
          <w:rPr>
            <w:noProof/>
          </w:rPr>
          <w:instrText xml:space="preserve"> PAGEREF _Toc499593653 \h </w:instrText>
        </w:r>
        <w:r w:rsidR="004426A3">
          <w:rPr>
            <w:noProof/>
          </w:rPr>
        </w:r>
        <w:r w:rsidR="004426A3">
          <w:rPr>
            <w:noProof/>
          </w:rPr>
          <w:fldChar w:fldCharType="separate"/>
        </w:r>
        <w:r w:rsidR="004426A3">
          <w:rPr>
            <w:noProof/>
          </w:rPr>
          <w:t>31</w:t>
        </w:r>
        <w:r w:rsidR="004426A3">
          <w:rPr>
            <w:noProof/>
          </w:rPr>
          <w:fldChar w:fldCharType="end"/>
        </w:r>
      </w:hyperlink>
    </w:p>
    <w:p w14:paraId="70AFB220" w14:textId="35111DDE"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55" w:history="1">
        <w:r w:rsidR="004426A3" w:rsidRPr="00A86F4E">
          <w:rPr>
            <w:rStyle w:val="Hyperlink"/>
            <w:noProof/>
          </w:rPr>
          <w:t>4.2</w:t>
        </w:r>
        <w:r w:rsidR="004426A3">
          <w:rPr>
            <w:rFonts w:asciiTheme="minorHAnsi" w:eastAsiaTheme="minorEastAsia" w:hAnsiTheme="minorHAnsi" w:cstheme="minorBidi"/>
            <w:noProof/>
            <w:color w:val="auto"/>
            <w:lang w:eastAsia="pt-BR"/>
          </w:rPr>
          <w:tab/>
        </w:r>
        <w:r w:rsidR="004426A3" w:rsidRPr="00A86F4E">
          <w:rPr>
            <w:rStyle w:val="Hyperlink"/>
            <w:noProof/>
          </w:rPr>
          <w:t>(PT02) Protótipo de Tela Gerenciar CADDs</w:t>
        </w:r>
        <w:r w:rsidR="004426A3">
          <w:rPr>
            <w:noProof/>
          </w:rPr>
          <w:tab/>
        </w:r>
        <w:r w:rsidR="004426A3">
          <w:rPr>
            <w:noProof/>
          </w:rPr>
          <w:fldChar w:fldCharType="begin"/>
        </w:r>
        <w:r w:rsidR="004426A3">
          <w:rPr>
            <w:noProof/>
          </w:rPr>
          <w:instrText xml:space="preserve"> PAGEREF _Toc499593655 \h </w:instrText>
        </w:r>
        <w:r w:rsidR="004426A3">
          <w:rPr>
            <w:noProof/>
          </w:rPr>
        </w:r>
        <w:r w:rsidR="004426A3">
          <w:rPr>
            <w:noProof/>
          </w:rPr>
          <w:fldChar w:fldCharType="separate"/>
        </w:r>
        <w:r w:rsidR="004426A3">
          <w:rPr>
            <w:noProof/>
          </w:rPr>
          <w:t>31</w:t>
        </w:r>
        <w:r w:rsidR="004426A3">
          <w:rPr>
            <w:noProof/>
          </w:rPr>
          <w:fldChar w:fldCharType="end"/>
        </w:r>
      </w:hyperlink>
    </w:p>
    <w:p w14:paraId="11C3678B" w14:textId="2F01A4BB"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57" w:history="1">
        <w:r w:rsidR="004426A3" w:rsidRPr="00A86F4E">
          <w:rPr>
            <w:rStyle w:val="Hyperlink"/>
            <w:noProof/>
          </w:rPr>
          <w:t>4.3</w:t>
        </w:r>
        <w:r w:rsidR="004426A3">
          <w:rPr>
            <w:rFonts w:asciiTheme="minorHAnsi" w:eastAsiaTheme="minorEastAsia" w:hAnsiTheme="minorHAnsi" w:cstheme="minorBidi"/>
            <w:noProof/>
            <w:color w:val="auto"/>
            <w:lang w:eastAsia="pt-BR"/>
          </w:rPr>
          <w:tab/>
        </w:r>
        <w:r w:rsidR="004426A3" w:rsidRPr="00A86F4E">
          <w:rPr>
            <w:rStyle w:val="Hyperlink"/>
            <w:noProof/>
          </w:rPr>
          <w:t>(PT03) Protótipo de Tela Criar CADD</w:t>
        </w:r>
        <w:r w:rsidR="004426A3">
          <w:rPr>
            <w:noProof/>
          </w:rPr>
          <w:tab/>
        </w:r>
        <w:r w:rsidR="004426A3">
          <w:rPr>
            <w:noProof/>
          </w:rPr>
          <w:fldChar w:fldCharType="begin"/>
        </w:r>
        <w:r w:rsidR="004426A3">
          <w:rPr>
            <w:noProof/>
          </w:rPr>
          <w:instrText xml:space="preserve"> PAGEREF _Toc499593657 \h </w:instrText>
        </w:r>
        <w:r w:rsidR="004426A3">
          <w:rPr>
            <w:noProof/>
          </w:rPr>
        </w:r>
        <w:r w:rsidR="004426A3">
          <w:rPr>
            <w:noProof/>
          </w:rPr>
          <w:fldChar w:fldCharType="separate"/>
        </w:r>
        <w:r w:rsidR="004426A3">
          <w:rPr>
            <w:noProof/>
          </w:rPr>
          <w:t>32</w:t>
        </w:r>
        <w:r w:rsidR="004426A3">
          <w:rPr>
            <w:noProof/>
          </w:rPr>
          <w:fldChar w:fldCharType="end"/>
        </w:r>
      </w:hyperlink>
    </w:p>
    <w:p w14:paraId="007659E6" w14:textId="5F31A463"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59" w:history="1">
        <w:r w:rsidR="004426A3" w:rsidRPr="00A86F4E">
          <w:rPr>
            <w:rStyle w:val="Hyperlink"/>
            <w:noProof/>
          </w:rPr>
          <w:t>4.4</w:t>
        </w:r>
        <w:r w:rsidR="004426A3">
          <w:rPr>
            <w:rFonts w:asciiTheme="minorHAnsi" w:eastAsiaTheme="minorEastAsia" w:hAnsiTheme="minorHAnsi" w:cstheme="minorBidi"/>
            <w:noProof/>
            <w:color w:val="auto"/>
            <w:lang w:eastAsia="pt-BR"/>
          </w:rPr>
          <w:tab/>
        </w:r>
        <w:r w:rsidR="004426A3" w:rsidRPr="00A86F4E">
          <w:rPr>
            <w:rStyle w:val="Hyperlink"/>
            <w:noProof/>
          </w:rPr>
          <w:t>(PT04) Protótipo de Tela Visualizar CADD</w:t>
        </w:r>
        <w:r w:rsidR="004426A3">
          <w:rPr>
            <w:noProof/>
          </w:rPr>
          <w:tab/>
        </w:r>
        <w:r w:rsidR="004426A3">
          <w:rPr>
            <w:noProof/>
          </w:rPr>
          <w:fldChar w:fldCharType="begin"/>
        </w:r>
        <w:r w:rsidR="004426A3">
          <w:rPr>
            <w:noProof/>
          </w:rPr>
          <w:instrText xml:space="preserve"> PAGEREF _Toc499593659 \h </w:instrText>
        </w:r>
        <w:r w:rsidR="004426A3">
          <w:rPr>
            <w:noProof/>
          </w:rPr>
        </w:r>
        <w:r w:rsidR="004426A3">
          <w:rPr>
            <w:noProof/>
          </w:rPr>
          <w:fldChar w:fldCharType="separate"/>
        </w:r>
        <w:r w:rsidR="004426A3">
          <w:rPr>
            <w:noProof/>
          </w:rPr>
          <w:t>32</w:t>
        </w:r>
        <w:r w:rsidR="004426A3">
          <w:rPr>
            <w:noProof/>
          </w:rPr>
          <w:fldChar w:fldCharType="end"/>
        </w:r>
      </w:hyperlink>
    </w:p>
    <w:p w14:paraId="1E4AAF0F" w14:textId="2B12E651"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61" w:history="1">
        <w:r w:rsidR="004426A3" w:rsidRPr="00A86F4E">
          <w:rPr>
            <w:rStyle w:val="Hyperlink"/>
            <w:noProof/>
          </w:rPr>
          <w:t>4.5</w:t>
        </w:r>
        <w:r w:rsidR="004426A3">
          <w:rPr>
            <w:rFonts w:asciiTheme="minorHAnsi" w:eastAsiaTheme="minorEastAsia" w:hAnsiTheme="minorHAnsi" w:cstheme="minorBidi"/>
            <w:noProof/>
            <w:color w:val="auto"/>
            <w:lang w:eastAsia="pt-BR"/>
          </w:rPr>
          <w:tab/>
        </w:r>
        <w:r w:rsidR="004426A3" w:rsidRPr="00A86F4E">
          <w:rPr>
            <w:rStyle w:val="Hyperlink"/>
            <w:noProof/>
          </w:rPr>
          <w:t>(PT05) Protótipo de Tela Editar CADD</w:t>
        </w:r>
        <w:r w:rsidR="004426A3">
          <w:rPr>
            <w:noProof/>
          </w:rPr>
          <w:tab/>
        </w:r>
        <w:r w:rsidR="004426A3">
          <w:rPr>
            <w:noProof/>
          </w:rPr>
          <w:fldChar w:fldCharType="begin"/>
        </w:r>
        <w:r w:rsidR="004426A3">
          <w:rPr>
            <w:noProof/>
          </w:rPr>
          <w:instrText xml:space="preserve"> PAGEREF _Toc499593661 \h </w:instrText>
        </w:r>
        <w:r w:rsidR="004426A3">
          <w:rPr>
            <w:noProof/>
          </w:rPr>
        </w:r>
        <w:r w:rsidR="004426A3">
          <w:rPr>
            <w:noProof/>
          </w:rPr>
          <w:fldChar w:fldCharType="separate"/>
        </w:r>
        <w:r w:rsidR="004426A3">
          <w:rPr>
            <w:noProof/>
          </w:rPr>
          <w:t>33</w:t>
        </w:r>
        <w:r w:rsidR="004426A3">
          <w:rPr>
            <w:noProof/>
          </w:rPr>
          <w:fldChar w:fldCharType="end"/>
        </w:r>
      </w:hyperlink>
    </w:p>
    <w:p w14:paraId="244F678C" w14:textId="475F8678"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63" w:history="1">
        <w:r w:rsidR="004426A3" w:rsidRPr="00A86F4E">
          <w:rPr>
            <w:rStyle w:val="Hyperlink"/>
            <w:noProof/>
          </w:rPr>
          <w:t>4.6</w:t>
        </w:r>
        <w:r w:rsidR="004426A3">
          <w:rPr>
            <w:rFonts w:asciiTheme="minorHAnsi" w:eastAsiaTheme="minorEastAsia" w:hAnsiTheme="minorHAnsi" w:cstheme="minorBidi"/>
            <w:noProof/>
            <w:color w:val="auto"/>
            <w:lang w:eastAsia="pt-BR"/>
          </w:rPr>
          <w:tab/>
        </w:r>
        <w:r w:rsidR="004426A3" w:rsidRPr="00A86F4E">
          <w:rPr>
            <w:rStyle w:val="Hyperlink"/>
            <w:noProof/>
          </w:rPr>
          <w:t>(PT06) Protótipo de Tela Excluir CADD</w:t>
        </w:r>
        <w:r w:rsidR="004426A3">
          <w:rPr>
            <w:noProof/>
          </w:rPr>
          <w:tab/>
        </w:r>
        <w:r w:rsidR="004426A3">
          <w:rPr>
            <w:noProof/>
          </w:rPr>
          <w:fldChar w:fldCharType="begin"/>
        </w:r>
        <w:r w:rsidR="004426A3">
          <w:rPr>
            <w:noProof/>
          </w:rPr>
          <w:instrText xml:space="preserve"> PAGEREF _Toc499593663 \h </w:instrText>
        </w:r>
        <w:r w:rsidR="004426A3">
          <w:rPr>
            <w:noProof/>
          </w:rPr>
        </w:r>
        <w:r w:rsidR="004426A3">
          <w:rPr>
            <w:noProof/>
          </w:rPr>
          <w:fldChar w:fldCharType="separate"/>
        </w:r>
        <w:r w:rsidR="004426A3">
          <w:rPr>
            <w:noProof/>
          </w:rPr>
          <w:t>33</w:t>
        </w:r>
        <w:r w:rsidR="004426A3">
          <w:rPr>
            <w:noProof/>
          </w:rPr>
          <w:fldChar w:fldCharType="end"/>
        </w:r>
      </w:hyperlink>
    </w:p>
    <w:p w14:paraId="74302002" w14:textId="300AA2AE"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65" w:history="1">
        <w:r w:rsidR="004426A3" w:rsidRPr="00A86F4E">
          <w:rPr>
            <w:rStyle w:val="Hyperlink"/>
            <w:noProof/>
          </w:rPr>
          <w:t>4.7</w:t>
        </w:r>
        <w:r w:rsidR="004426A3">
          <w:rPr>
            <w:rFonts w:asciiTheme="minorHAnsi" w:eastAsiaTheme="minorEastAsia" w:hAnsiTheme="minorHAnsi" w:cstheme="minorBidi"/>
            <w:noProof/>
            <w:color w:val="auto"/>
            <w:lang w:eastAsia="pt-BR"/>
          </w:rPr>
          <w:tab/>
        </w:r>
        <w:r w:rsidR="004426A3" w:rsidRPr="00A86F4E">
          <w:rPr>
            <w:rStyle w:val="Hyperlink"/>
            <w:noProof/>
          </w:rPr>
          <w:t>(PT07) Protótipo de Tela Gerenciar Membros das CADDs</w:t>
        </w:r>
        <w:r w:rsidR="004426A3">
          <w:rPr>
            <w:noProof/>
          </w:rPr>
          <w:tab/>
        </w:r>
        <w:r w:rsidR="004426A3">
          <w:rPr>
            <w:noProof/>
          </w:rPr>
          <w:fldChar w:fldCharType="begin"/>
        </w:r>
        <w:r w:rsidR="004426A3">
          <w:rPr>
            <w:noProof/>
          </w:rPr>
          <w:instrText xml:space="preserve"> PAGEREF _Toc499593665 \h </w:instrText>
        </w:r>
        <w:r w:rsidR="004426A3">
          <w:rPr>
            <w:noProof/>
          </w:rPr>
        </w:r>
        <w:r w:rsidR="004426A3">
          <w:rPr>
            <w:noProof/>
          </w:rPr>
          <w:fldChar w:fldCharType="separate"/>
        </w:r>
        <w:r w:rsidR="004426A3">
          <w:rPr>
            <w:noProof/>
          </w:rPr>
          <w:t>34</w:t>
        </w:r>
        <w:r w:rsidR="004426A3">
          <w:rPr>
            <w:noProof/>
          </w:rPr>
          <w:fldChar w:fldCharType="end"/>
        </w:r>
      </w:hyperlink>
    </w:p>
    <w:p w14:paraId="0AC46C0E" w14:textId="5C7172FA"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67" w:history="1">
        <w:r w:rsidR="004426A3" w:rsidRPr="00A86F4E">
          <w:rPr>
            <w:rStyle w:val="Hyperlink"/>
            <w:noProof/>
          </w:rPr>
          <w:t>4.8</w:t>
        </w:r>
        <w:r w:rsidR="004426A3">
          <w:rPr>
            <w:rFonts w:asciiTheme="minorHAnsi" w:eastAsiaTheme="minorEastAsia" w:hAnsiTheme="minorHAnsi" w:cstheme="minorBidi"/>
            <w:noProof/>
            <w:color w:val="auto"/>
            <w:lang w:eastAsia="pt-BR"/>
          </w:rPr>
          <w:tab/>
        </w:r>
        <w:r w:rsidR="004426A3" w:rsidRPr="00A86F4E">
          <w:rPr>
            <w:rStyle w:val="Hyperlink"/>
            <w:noProof/>
          </w:rPr>
          <w:t>(PT08) Protótipo de Tela Criar Membro das CADDs</w:t>
        </w:r>
        <w:r w:rsidR="004426A3">
          <w:rPr>
            <w:noProof/>
          </w:rPr>
          <w:tab/>
        </w:r>
        <w:r w:rsidR="004426A3">
          <w:rPr>
            <w:noProof/>
          </w:rPr>
          <w:fldChar w:fldCharType="begin"/>
        </w:r>
        <w:r w:rsidR="004426A3">
          <w:rPr>
            <w:noProof/>
          </w:rPr>
          <w:instrText xml:space="preserve"> PAGEREF _Toc499593667 \h </w:instrText>
        </w:r>
        <w:r w:rsidR="004426A3">
          <w:rPr>
            <w:noProof/>
          </w:rPr>
        </w:r>
        <w:r w:rsidR="004426A3">
          <w:rPr>
            <w:noProof/>
          </w:rPr>
          <w:fldChar w:fldCharType="separate"/>
        </w:r>
        <w:r w:rsidR="004426A3">
          <w:rPr>
            <w:noProof/>
          </w:rPr>
          <w:t>34</w:t>
        </w:r>
        <w:r w:rsidR="004426A3">
          <w:rPr>
            <w:noProof/>
          </w:rPr>
          <w:fldChar w:fldCharType="end"/>
        </w:r>
      </w:hyperlink>
    </w:p>
    <w:p w14:paraId="2E2C8912" w14:textId="229DB58D"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69" w:history="1">
        <w:r w:rsidR="004426A3" w:rsidRPr="00A86F4E">
          <w:rPr>
            <w:rStyle w:val="Hyperlink"/>
            <w:noProof/>
          </w:rPr>
          <w:t>4.9</w:t>
        </w:r>
        <w:r w:rsidR="004426A3">
          <w:rPr>
            <w:rFonts w:asciiTheme="minorHAnsi" w:eastAsiaTheme="minorEastAsia" w:hAnsiTheme="minorHAnsi" w:cstheme="minorBidi"/>
            <w:noProof/>
            <w:color w:val="auto"/>
            <w:lang w:eastAsia="pt-BR"/>
          </w:rPr>
          <w:tab/>
        </w:r>
        <w:r w:rsidR="004426A3" w:rsidRPr="00A86F4E">
          <w:rPr>
            <w:rStyle w:val="Hyperlink"/>
            <w:noProof/>
          </w:rPr>
          <w:t>(PT09) Protótipo de Tela Visualizar Membro das CADDs</w:t>
        </w:r>
        <w:r w:rsidR="004426A3">
          <w:rPr>
            <w:noProof/>
          </w:rPr>
          <w:tab/>
        </w:r>
        <w:r w:rsidR="004426A3">
          <w:rPr>
            <w:noProof/>
          </w:rPr>
          <w:fldChar w:fldCharType="begin"/>
        </w:r>
        <w:r w:rsidR="004426A3">
          <w:rPr>
            <w:noProof/>
          </w:rPr>
          <w:instrText xml:space="preserve"> PAGEREF _Toc499593669 \h </w:instrText>
        </w:r>
        <w:r w:rsidR="004426A3">
          <w:rPr>
            <w:noProof/>
          </w:rPr>
        </w:r>
        <w:r w:rsidR="004426A3">
          <w:rPr>
            <w:noProof/>
          </w:rPr>
          <w:fldChar w:fldCharType="separate"/>
        </w:r>
        <w:r w:rsidR="004426A3">
          <w:rPr>
            <w:noProof/>
          </w:rPr>
          <w:t>35</w:t>
        </w:r>
        <w:r w:rsidR="004426A3">
          <w:rPr>
            <w:noProof/>
          </w:rPr>
          <w:fldChar w:fldCharType="end"/>
        </w:r>
      </w:hyperlink>
    </w:p>
    <w:p w14:paraId="171BCE1F" w14:textId="5291D976"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71" w:history="1">
        <w:r w:rsidR="004426A3" w:rsidRPr="00A86F4E">
          <w:rPr>
            <w:rStyle w:val="Hyperlink"/>
            <w:noProof/>
          </w:rPr>
          <w:t>4.10</w:t>
        </w:r>
        <w:r w:rsidR="004426A3">
          <w:rPr>
            <w:rFonts w:asciiTheme="minorHAnsi" w:eastAsiaTheme="minorEastAsia" w:hAnsiTheme="minorHAnsi" w:cstheme="minorBidi"/>
            <w:noProof/>
            <w:color w:val="auto"/>
            <w:lang w:eastAsia="pt-BR"/>
          </w:rPr>
          <w:tab/>
        </w:r>
        <w:r w:rsidR="004426A3" w:rsidRPr="00A86F4E">
          <w:rPr>
            <w:rStyle w:val="Hyperlink"/>
            <w:noProof/>
          </w:rPr>
          <w:t>(PT10) Protótipo de Tela Editar Membro das CADDs</w:t>
        </w:r>
        <w:r w:rsidR="004426A3">
          <w:rPr>
            <w:noProof/>
          </w:rPr>
          <w:tab/>
        </w:r>
        <w:r w:rsidR="004426A3">
          <w:rPr>
            <w:noProof/>
          </w:rPr>
          <w:fldChar w:fldCharType="begin"/>
        </w:r>
        <w:r w:rsidR="004426A3">
          <w:rPr>
            <w:noProof/>
          </w:rPr>
          <w:instrText xml:space="preserve"> PAGEREF _Toc499593671 \h </w:instrText>
        </w:r>
        <w:r w:rsidR="004426A3">
          <w:rPr>
            <w:noProof/>
          </w:rPr>
        </w:r>
        <w:r w:rsidR="004426A3">
          <w:rPr>
            <w:noProof/>
          </w:rPr>
          <w:fldChar w:fldCharType="separate"/>
        </w:r>
        <w:r w:rsidR="004426A3">
          <w:rPr>
            <w:noProof/>
          </w:rPr>
          <w:t>35</w:t>
        </w:r>
        <w:r w:rsidR="004426A3">
          <w:rPr>
            <w:noProof/>
          </w:rPr>
          <w:fldChar w:fldCharType="end"/>
        </w:r>
      </w:hyperlink>
    </w:p>
    <w:p w14:paraId="624B5080" w14:textId="20DC11C3"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73" w:history="1">
        <w:r w:rsidR="004426A3" w:rsidRPr="00A86F4E">
          <w:rPr>
            <w:rStyle w:val="Hyperlink"/>
            <w:noProof/>
          </w:rPr>
          <w:t>4.11</w:t>
        </w:r>
        <w:r w:rsidR="004426A3">
          <w:rPr>
            <w:rFonts w:asciiTheme="minorHAnsi" w:eastAsiaTheme="minorEastAsia" w:hAnsiTheme="minorHAnsi" w:cstheme="minorBidi"/>
            <w:noProof/>
            <w:color w:val="auto"/>
            <w:lang w:eastAsia="pt-BR"/>
          </w:rPr>
          <w:tab/>
        </w:r>
        <w:r w:rsidR="004426A3" w:rsidRPr="00A86F4E">
          <w:rPr>
            <w:rStyle w:val="Hyperlink"/>
            <w:noProof/>
          </w:rPr>
          <w:t>(PT11) Protótipo de Tela Excluir Membro das CADDs</w:t>
        </w:r>
        <w:r w:rsidR="004426A3">
          <w:rPr>
            <w:noProof/>
          </w:rPr>
          <w:tab/>
        </w:r>
        <w:r w:rsidR="004426A3">
          <w:rPr>
            <w:noProof/>
          </w:rPr>
          <w:fldChar w:fldCharType="begin"/>
        </w:r>
        <w:r w:rsidR="004426A3">
          <w:rPr>
            <w:noProof/>
          </w:rPr>
          <w:instrText xml:space="preserve"> PAGEREF _Toc499593673 \h </w:instrText>
        </w:r>
        <w:r w:rsidR="004426A3">
          <w:rPr>
            <w:noProof/>
          </w:rPr>
        </w:r>
        <w:r w:rsidR="004426A3">
          <w:rPr>
            <w:noProof/>
          </w:rPr>
          <w:fldChar w:fldCharType="separate"/>
        </w:r>
        <w:r w:rsidR="004426A3">
          <w:rPr>
            <w:noProof/>
          </w:rPr>
          <w:t>36</w:t>
        </w:r>
        <w:r w:rsidR="004426A3">
          <w:rPr>
            <w:noProof/>
          </w:rPr>
          <w:fldChar w:fldCharType="end"/>
        </w:r>
      </w:hyperlink>
    </w:p>
    <w:p w14:paraId="32DB9CB4" w14:textId="5A420C92"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75" w:history="1">
        <w:r w:rsidR="004426A3" w:rsidRPr="00A86F4E">
          <w:rPr>
            <w:rStyle w:val="Hyperlink"/>
            <w:noProof/>
          </w:rPr>
          <w:t>4.12</w:t>
        </w:r>
        <w:r w:rsidR="004426A3">
          <w:rPr>
            <w:rFonts w:asciiTheme="minorHAnsi" w:eastAsiaTheme="minorEastAsia" w:hAnsiTheme="minorHAnsi" w:cstheme="minorBidi"/>
            <w:noProof/>
            <w:color w:val="auto"/>
            <w:lang w:eastAsia="pt-BR"/>
          </w:rPr>
          <w:tab/>
        </w:r>
        <w:r w:rsidR="004426A3" w:rsidRPr="00A86F4E">
          <w:rPr>
            <w:rStyle w:val="Hyperlink"/>
            <w:noProof/>
          </w:rPr>
          <w:t>(PT12) Protótipo de Tela Carregar dados do Sistema Acadêmico (SIE)</w:t>
        </w:r>
        <w:r w:rsidR="004426A3">
          <w:rPr>
            <w:noProof/>
          </w:rPr>
          <w:tab/>
        </w:r>
        <w:r w:rsidR="004426A3">
          <w:rPr>
            <w:noProof/>
          </w:rPr>
          <w:fldChar w:fldCharType="begin"/>
        </w:r>
        <w:r w:rsidR="004426A3">
          <w:rPr>
            <w:noProof/>
          </w:rPr>
          <w:instrText xml:space="preserve"> PAGEREF _Toc499593675 \h </w:instrText>
        </w:r>
        <w:r w:rsidR="004426A3">
          <w:rPr>
            <w:noProof/>
          </w:rPr>
        </w:r>
        <w:r w:rsidR="004426A3">
          <w:rPr>
            <w:noProof/>
          </w:rPr>
          <w:fldChar w:fldCharType="separate"/>
        </w:r>
        <w:r w:rsidR="004426A3">
          <w:rPr>
            <w:noProof/>
          </w:rPr>
          <w:t>36</w:t>
        </w:r>
        <w:r w:rsidR="004426A3">
          <w:rPr>
            <w:noProof/>
          </w:rPr>
          <w:fldChar w:fldCharType="end"/>
        </w:r>
      </w:hyperlink>
    </w:p>
    <w:p w14:paraId="547EE2DE" w14:textId="2AB3EB70"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77" w:history="1">
        <w:r w:rsidR="004426A3" w:rsidRPr="00A86F4E">
          <w:rPr>
            <w:rStyle w:val="Hyperlink"/>
            <w:noProof/>
          </w:rPr>
          <w:t>4.13</w:t>
        </w:r>
        <w:r w:rsidR="004426A3">
          <w:rPr>
            <w:rFonts w:asciiTheme="minorHAnsi" w:eastAsiaTheme="minorEastAsia" w:hAnsiTheme="minorHAnsi" w:cstheme="minorBidi"/>
            <w:noProof/>
            <w:color w:val="auto"/>
            <w:lang w:eastAsia="pt-BR"/>
          </w:rPr>
          <w:tab/>
        </w:r>
        <w:r w:rsidR="004426A3" w:rsidRPr="00A86F4E">
          <w:rPr>
            <w:rStyle w:val="Hyperlink"/>
            <w:noProof/>
          </w:rPr>
          <w:t>(PT13) Protótipo de Tela Inicial do Membro da CADD</w:t>
        </w:r>
        <w:r w:rsidR="004426A3">
          <w:rPr>
            <w:noProof/>
          </w:rPr>
          <w:tab/>
        </w:r>
        <w:r w:rsidR="004426A3">
          <w:rPr>
            <w:noProof/>
          </w:rPr>
          <w:fldChar w:fldCharType="begin"/>
        </w:r>
        <w:r w:rsidR="004426A3">
          <w:rPr>
            <w:noProof/>
          </w:rPr>
          <w:instrText xml:space="preserve"> PAGEREF _Toc499593677 \h </w:instrText>
        </w:r>
        <w:r w:rsidR="004426A3">
          <w:rPr>
            <w:noProof/>
          </w:rPr>
        </w:r>
        <w:r w:rsidR="004426A3">
          <w:rPr>
            <w:noProof/>
          </w:rPr>
          <w:fldChar w:fldCharType="separate"/>
        </w:r>
        <w:r w:rsidR="004426A3">
          <w:rPr>
            <w:noProof/>
          </w:rPr>
          <w:t>37</w:t>
        </w:r>
        <w:r w:rsidR="004426A3">
          <w:rPr>
            <w:noProof/>
          </w:rPr>
          <w:fldChar w:fldCharType="end"/>
        </w:r>
      </w:hyperlink>
    </w:p>
    <w:p w14:paraId="7532AC10" w14:textId="28C29523"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79" w:history="1">
        <w:r w:rsidR="004426A3" w:rsidRPr="00A86F4E">
          <w:rPr>
            <w:rStyle w:val="Hyperlink"/>
            <w:noProof/>
          </w:rPr>
          <w:t>4.14</w:t>
        </w:r>
        <w:r w:rsidR="004426A3">
          <w:rPr>
            <w:rFonts w:asciiTheme="minorHAnsi" w:eastAsiaTheme="minorEastAsia" w:hAnsiTheme="minorHAnsi" w:cstheme="minorBidi"/>
            <w:noProof/>
            <w:color w:val="auto"/>
            <w:lang w:eastAsia="pt-BR"/>
          </w:rPr>
          <w:tab/>
        </w:r>
        <w:r w:rsidR="004426A3" w:rsidRPr="00A86F4E">
          <w:rPr>
            <w:rStyle w:val="Hyperlink"/>
            <w:noProof/>
          </w:rPr>
          <w:t>(PT14) Protótipo de Tela Relatórios</w:t>
        </w:r>
        <w:r w:rsidR="004426A3">
          <w:rPr>
            <w:noProof/>
          </w:rPr>
          <w:tab/>
        </w:r>
        <w:r w:rsidR="004426A3">
          <w:rPr>
            <w:noProof/>
          </w:rPr>
          <w:fldChar w:fldCharType="begin"/>
        </w:r>
        <w:r w:rsidR="004426A3">
          <w:rPr>
            <w:noProof/>
          </w:rPr>
          <w:instrText xml:space="preserve"> PAGEREF _Toc499593679 \h </w:instrText>
        </w:r>
        <w:r w:rsidR="004426A3">
          <w:rPr>
            <w:noProof/>
          </w:rPr>
        </w:r>
        <w:r w:rsidR="004426A3">
          <w:rPr>
            <w:noProof/>
          </w:rPr>
          <w:fldChar w:fldCharType="separate"/>
        </w:r>
        <w:r w:rsidR="004426A3">
          <w:rPr>
            <w:noProof/>
          </w:rPr>
          <w:t>37</w:t>
        </w:r>
        <w:r w:rsidR="004426A3">
          <w:rPr>
            <w:noProof/>
          </w:rPr>
          <w:fldChar w:fldCharType="end"/>
        </w:r>
      </w:hyperlink>
    </w:p>
    <w:p w14:paraId="33FFD9EC" w14:textId="3CDFE33A" w:rsidR="004426A3" w:rsidRDefault="004426A3">
      <w:pPr>
        <w:pStyle w:val="Sumrio2"/>
        <w:rPr>
          <w:rFonts w:asciiTheme="minorHAnsi" w:eastAsiaTheme="minorEastAsia" w:hAnsiTheme="minorHAnsi" w:cstheme="minorBidi"/>
          <w:noProof/>
          <w:color w:val="auto"/>
          <w:lang w:eastAsia="pt-BR"/>
        </w:rPr>
      </w:pPr>
    </w:p>
    <w:p w14:paraId="7958132A" w14:textId="3678036E"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81" w:history="1">
        <w:r w:rsidR="004426A3" w:rsidRPr="00A86F4E">
          <w:rPr>
            <w:rStyle w:val="Hyperlink"/>
            <w:noProof/>
          </w:rPr>
          <w:t>4.15</w:t>
        </w:r>
        <w:r w:rsidR="004426A3">
          <w:rPr>
            <w:rFonts w:asciiTheme="minorHAnsi" w:eastAsiaTheme="minorEastAsia" w:hAnsiTheme="minorHAnsi" w:cstheme="minorBidi"/>
            <w:noProof/>
            <w:color w:val="auto"/>
            <w:lang w:eastAsia="pt-BR"/>
          </w:rPr>
          <w:tab/>
        </w:r>
        <w:r w:rsidR="004426A3" w:rsidRPr="00A86F4E">
          <w:rPr>
            <w:rStyle w:val="Hyperlink"/>
            <w:noProof/>
          </w:rPr>
          <w:t>(PT15) Protótipo de Tela Reuniões</w:t>
        </w:r>
        <w:r w:rsidR="004426A3">
          <w:rPr>
            <w:noProof/>
          </w:rPr>
          <w:tab/>
        </w:r>
        <w:r w:rsidR="004426A3">
          <w:rPr>
            <w:noProof/>
          </w:rPr>
          <w:fldChar w:fldCharType="begin"/>
        </w:r>
        <w:r w:rsidR="004426A3">
          <w:rPr>
            <w:noProof/>
          </w:rPr>
          <w:instrText xml:space="preserve"> PAGEREF _Toc499593681 \h </w:instrText>
        </w:r>
        <w:r w:rsidR="004426A3">
          <w:rPr>
            <w:noProof/>
          </w:rPr>
        </w:r>
        <w:r w:rsidR="004426A3">
          <w:rPr>
            <w:noProof/>
          </w:rPr>
          <w:fldChar w:fldCharType="separate"/>
        </w:r>
        <w:r w:rsidR="004426A3">
          <w:rPr>
            <w:noProof/>
          </w:rPr>
          <w:t>38</w:t>
        </w:r>
        <w:r w:rsidR="004426A3">
          <w:rPr>
            <w:noProof/>
          </w:rPr>
          <w:fldChar w:fldCharType="end"/>
        </w:r>
      </w:hyperlink>
    </w:p>
    <w:p w14:paraId="462059D2" w14:textId="72596254"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83" w:history="1">
        <w:r w:rsidR="004426A3" w:rsidRPr="00A86F4E">
          <w:rPr>
            <w:rStyle w:val="Hyperlink"/>
            <w:noProof/>
          </w:rPr>
          <w:t>4.16</w:t>
        </w:r>
        <w:r w:rsidR="004426A3">
          <w:rPr>
            <w:rFonts w:asciiTheme="minorHAnsi" w:eastAsiaTheme="minorEastAsia" w:hAnsiTheme="minorHAnsi" w:cstheme="minorBidi"/>
            <w:noProof/>
            <w:color w:val="auto"/>
            <w:lang w:eastAsia="pt-BR"/>
          </w:rPr>
          <w:tab/>
        </w:r>
        <w:r w:rsidR="004426A3" w:rsidRPr="00A86F4E">
          <w:rPr>
            <w:rStyle w:val="Hyperlink"/>
            <w:noProof/>
          </w:rPr>
          <w:t>(PT16) Protótipo de Tela Agendar Reunião</w:t>
        </w:r>
        <w:r w:rsidR="004426A3">
          <w:rPr>
            <w:noProof/>
          </w:rPr>
          <w:tab/>
        </w:r>
        <w:r w:rsidR="004426A3">
          <w:rPr>
            <w:noProof/>
          </w:rPr>
          <w:fldChar w:fldCharType="begin"/>
        </w:r>
        <w:r w:rsidR="004426A3">
          <w:rPr>
            <w:noProof/>
          </w:rPr>
          <w:instrText xml:space="preserve"> PAGEREF _Toc499593683 \h </w:instrText>
        </w:r>
        <w:r w:rsidR="004426A3">
          <w:rPr>
            <w:noProof/>
          </w:rPr>
        </w:r>
        <w:r w:rsidR="004426A3">
          <w:rPr>
            <w:noProof/>
          </w:rPr>
          <w:fldChar w:fldCharType="separate"/>
        </w:r>
        <w:r w:rsidR="004426A3">
          <w:rPr>
            <w:noProof/>
          </w:rPr>
          <w:t>38</w:t>
        </w:r>
        <w:r w:rsidR="004426A3">
          <w:rPr>
            <w:noProof/>
          </w:rPr>
          <w:fldChar w:fldCharType="end"/>
        </w:r>
      </w:hyperlink>
    </w:p>
    <w:p w14:paraId="65FC93F6" w14:textId="11DFC93A"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85" w:history="1">
        <w:r w:rsidR="004426A3" w:rsidRPr="00A86F4E">
          <w:rPr>
            <w:rStyle w:val="Hyperlink"/>
            <w:noProof/>
          </w:rPr>
          <w:t>4.17</w:t>
        </w:r>
        <w:r w:rsidR="004426A3">
          <w:rPr>
            <w:rFonts w:asciiTheme="minorHAnsi" w:eastAsiaTheme="minorEastAsia" w:hAnsiTheme="minorHAnsi" w:cstheme="minorBidi"/>
            <w:noProof/>
            <w:color w:val="auto"/>
            <w:lang w:eastAsia="pt-BR"/>
          </w:rPr>
          <w:tab/>
        </w:r>
        <w:r w:rsidR="004426A3" w:rsidRPr="00A86F4E">
          <w:rPr>
            <w:rStyle w:val="Hyperlink"/>
            <w:noProof/>
          </w:rPr>
          <w:t>(PT17) Protótipo de Tela Visualizar Reunião</w:t>
        </w:r>
        <w:r w:rsidR="004426A3">
          <w:rPr>
            <w:noProof/>
          </w:rPr>
          <w:tab/>
        </w:r>
        <w:r w:rsidR="004426A3">
          <w:rPr>
            <w:noProof/>
          </w:rPr>
          <w:fldChar w:fldCharType="begin"/>
        </w:r>
        <w:r w:rsidR="004426A3">
          <w:rPr>
            <w:noProof/>
          </w:rPr>
          <w:instrText xml:space="preserve"> PAGEREF _Toc499593685 \h </w:instrText>
        </w:r>
        <w:r w:rsidR="004426A3">
          <w:rPr>
            <w:noProof/>
          </w:rPr>
        </w:r>
        <w:r w:rsidR="004426A3">
          <w:rPr>
            <w:noProof/>
          </w:rPr>
          <w:fldChar w:fldCharType="separate"/>
        </w:r>
        <w:r w:rsidR="004426A3">
          <w:rPr>
            <w:noProof/>
          </w:rPr>
          <w:t>39</w:t>
        </w:r>
        <w:r w:rsidR="004426A3">
          <w:rPr>
            <w:noProof/>
          </w:rPr>
          <w:fldChar w:fldCharType="end"/>
        </w:r>
      </w:hyperlink>
    </w:p>
    <w:p w14:paraId="18666EEF" w14:textId="57531C0D"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87" w:history="1">
        <w:r w:rsidR="004426A3" w:rsidRPr="00A86F4E">
          <w:rPr>
            <w:rStyle w:val="Hyperlink"/>
            <w:noProof/>
          </w:rPr>
          <w:t>4.18</w:t>
        </w:r>
        <w:r w:rsidR="004426A3">
          <w:rPr>
            <w:rFonts w:asciiTheme="minorHAnsi" w:eastAsiaTheme="minorEastAsia" w:hAnsiTheme="minorHAnsi" w:cstheme="minorBidi"/>
            <w:noProof/>
            <w:color w:val="auto"/>
            <w:lang w:eastAsia="pt-BR"/>
          </w:rPr>
          <w:tab/>
        </w:r>
        <w:r w:rsidR="004426A3" w:rsidRPr="00A86F4E">
          <w:rPr>
            <w:rStyle w:val="Hyperlink"/>
            <w:noProof/>
          </w:rPr>
          <w:t>(PT18) Protótipo de Tela Cancelar Reunião</w:t>
        </w:r>
        <w:r w:rsidR="004426A3">
          <w:rPr>
            <w:noProof/>
          </w:rPr>
          <w:tab/>
        </w:r>
        <w:r w:rsidR="004426A3">
          <w:rPr>
            <w:noProof/>
          </w:rPr>
          <w:fldChar w:fldCharType="begin"/>
        </w:r>
        <w:r w:rsidR="004426A3">
          <w:rPr>
            <w:noProof/>
          </w:rPr>
          <w:instrText xml:space="preserve"> PAGEREF _Toc499593687 \h </w:instrText>
        </w:r>
        <w:r w:rsidR="004426A3">
          <w:rPr>
            <w:noProof/>
          </w:rPr>
        </w:r>
        <w:r w:rsidR="004426A3">
          <w:rPr>
            <w:noProof/>
          </w:rPr>
          <w:fldChar w:fldCharType="separate"/>
        </w:r>
        <w:r w:rsidR="004426A3">
          <w:rPr>
            <w:noProof/>
          </w:rPr>
          <w:t>39</w:t>
        </w:r>
        <w:r w:rsidR="004426A3">
          <w:rPr>
            <w:noProof/>
          </w:rPr>
          <w:fldChar w:fldCharType="end"/>
        </w:r>
      </w:hyperlink>
    </w:p>
    <w:p w14:paraId="0B3A3365" w14:textId="31B558D3"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89" w:history="1">
        <w:r w:rsidR="004426A3" w:rsidRPr="00A86F4E">
          <w:rPr>
            <w:rStyle w:val="Hyperlink"/>
            <w:noProof/>
          </w:rPr>
          <w:t>4.19</w:t>
        </w:r>
        <w:r w:rsidR="004426A3">
          <w:rPr>
            <w:rFonts w:asciiTheme="minorHAnsi" w:eastAsiaTheme="minorEastAsia" w:hAnsiTheme="minorHAnsi" w:cstheme="minorBidi"/>
            <w:noProof/>
            <w:color w:val="auto"/>
            <w:lang w:eastAsia="pt-BR"/>
          </w:rPr>
          <w:tab/>
        </w:r>
        <w:r w:rsidR="004426A3" w:rsidRPr="00A86F4E">
          <w:rPr>
            <w:rStyle w:val="Hyperlink"/>
            <w:noProof/>
          </w:rPr>
          <w:t>(PT19) Protótipo de Tela Atendimentos</w:t>
        </w:r>
        <w:r w:rsidR="004426A3">
          <w:rPr>
            <w:noProof/>
          </w:rPr>
          <w:tab/>
        </w:r>
        <w:r w:rsidR="004426A3">
          <w:rPr>
            <w:noProof/>
          </w:rPr>
          <w:fldChar w:fldCharType="begin"/>
        </w:r>
        <w:r w:rsidR="004426A3">
          <w:rPr>
            <w:noProof/>
          </w:rPr>
          <w:instrText xml:space="preserve"> PAGEREF _Toc499593689 \h </w:instrText>
        </w:r>
        <w:r w:rsidR="004426A3">
          <w:rPr>
            <w:noProof/>
          </w:rPr>
        </w:r>
        <w:r w:rsidR="004426A3">
          <w:rPr>
            <w:noProof/>
          </w:rPr>
          <w:fldChar w:fldCharType="separate"/>
        </w:r>
        <w:r w:rsidR="004426A3">
          <w:rPr>
            <w:noProof/>
          </w:rPr>
          <w:t>40</w:t>
        </w:r>
        <w:r w:rsidR="004426A3">
          <w:rPr>
            <w:noProof/>
          </w:rPr>
          <w:fldChar w:fldCharType="end"/>
        </w:r>
      </w:hyperlink>
    </w:p>
    <w:p w14:paraId="6C586043" w14:textId="399CDC40"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91" w:history="1">
        <w:r w:rsidR="004426A3" w:rsidRPr="00A86F4E">
          <w:rPr>
            <w:rStyle w:val="Hyperlink"/>
            <w:noProof/>
          </w:rPr>
          <w:t>4.20</w:t>
        </w:r>
        <w:r w:rsidR="004426A3">
          <w:rPr>
            <w:rFonts w:asciiTheme="minorHAnsi" w:eastAsiaTheme="minorEastAsia" w:hAnsiTheme="minorHAnsi" w:cstheme="minorBidi"/>
            <w:noProof/>
            <w:color w:val="auto"/>
            <w:lang w:eastAsia="pt-BR"/>
          </w:rPr>
          <w:tab/>
        </w:r>
        <w:r w:rsidR="004426A3" w:rsidRPr="00A86F4E">
          <w:rPr>
            <w:rStyle w:val="Hyperlink"/>
            <w:noProof/>
          </w:rPr>
          <w:t>(PT20) Protótipo de Tela Agendar Atendimento</w:t>
        </w:r>
        <w:r w:rsidR="004426A3">
          <w:rPr>
            <w:noProof/>
          </w:rPr>
          <w:tab/>
        </w:r>
        <w:r w:rsidR="004426A3">
          <w:rPr>
            <w:noProof/>
          </w:rPr>
          <w:fldChar w:fldCharType="begin"/>
        </w:r>
        <w:r w:rsidR="004426A3">
          <w:rPr>
            <w:noProof/>
          </w:rPr>
          <w:instrText xml:space="preserve"> PAGEREF _Toc499593691 \h </w:instrText>
        </w:r>
        <w:r w:rsidR="004426A3">
          <w:rPr>
            <w:noProof/>
          </w:rPr>
        </w:r>
        <w:r w:rsidR="004426A3">
          <w:rPr>
            <w:noProof/>
          </w:rPr>
          <w:fldChar w:fldCharType="separate"/>
        </w:r>
        <w:r w:rsidR="004426A3">
          <w:rPr>
            <w:noProof/>
          </w:rPr>
          <w:t>40</w:t>
        </w:r>
        <w:r w:rsidR="004426A3">
          <w:rPr>
            <w:noProof/>
          </w:rPr>
          <w:fldChar w:fldCharType="end"/>
        </w:r>
      </w:hyperlink>
    </w:p>
    <w:p w14:paraId="4E3CC872" w14:textId="0A93564A"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93" w:history="1">
        <w:r w:rsidR="004426A3" w:rsidRPr="00A86F4E">
          <w:rPr>
            <w:rStyle w:val="Hyperlink"/>
            <w:noProof/>
          </w:rPr>
          <w:t>4.21</w:t>
        </w:r>
        <w:r w:rsidR="004426A3">
          <w:rPr>
            <w:rFonts w:asciiTheme="minorHAnsi" w:eastAsiaTheme="minorEastAsia" w:hAnsiTheme="minorHAnsi" w:cstheme="minorBidi"/>
            <w:noProof/>
            <w:color w:val="auto"/>
            <w:lang w:eastAsia="pt-BR"/>
          </w:rPr>
          <w:tab/>
        </w:r>
        <w:r w:rsidR="004426A3" w:rsidRPr="00A86F4E">
          <w:rPr>
            <w:rStyle w:val="Hyperlink"/>
            <w:noProof/>
          </w:rPr>
          <w:t>(PT21) Protótipo de Tela Inicial do Aluno</w:t>
        </w:r>
        <w:r w:rsidR="004426A3">
          <w:rPr>
            <w:noProof/>
          </w:rPr>
          <w:tab/>
        </w:r>
        <w:r w:rsidR="004426A3">
          <w:rPr>
            <w:noProof/>
          </w:rPr>
          <w:fldChar w:fldCharType="begin"/>
        </w:r>
        <w:r w:rsidR="004426A3">
          <w:rPr>
            <w:noProof/>
          </w:rPr>
          <w:instrText xml:space="preserve"> PAGEREF _Toc499593693 \h </w:instrText>
        </w:r>
        <w:r w:rsidR="004426A3">
          <w:rPr>
            <w:noProof/>
          </w:rPr>
        </w:r>
        <w:r w:rsidR="004426A3">
          <w:rPr>
            <w:noProof/>
          </w:rPr>
          <w:fldChar w:fldCharType="separate"/>
        </w:r>
        <w:r w:rsidR="004426A3">
          <w:rPr>
            <w:noProof/>
          </w:rPr>
          <w:t>41</w:t>
        </w:r>
        <w:r w:rsidR="004426A3">
          <w:rPr>
            <w:noProof/>
          </w:rPr>
          <w:fldChar w:fldCharType="end"/>
        </w:r>
      </w:hyperlink>
    </w:p>
    <w:p w14:paraId="6E74EBE4" w14:textId="461EB23E"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95" w:history="1">
        <w:r w:rsidR="004426A3" w:rsidRPr="00A86F4E">
          <w:rPr>
            <w:rStyle w:val="Hyperlink"/>
            <w:noProof/>
          </w:rPr>
          <w:t>4.22</w:t>
        </w:r>
        <w:r w:rsidR="004426A3">
          <w:rPr>
            <w:rFonts w:asciiTheme="minorHAnsi" w:eastAsiaTheme="minorEastAsia" w:hAnsiTheme="minorHAnsi" w:cstheme="minorBidi"/>
            <w:noProof/>
            <w:color w:val="auto"/>
            <w:lang w:eastAsia="pt-BR"/>
          </w:rPr>
          <w:tab/>
        </w:r>
        <w:r w:rsidR="004426A3" w:rsidRPr="00A86F4E">
          <w:rPr>
            <w:rStyle w:val="Hyperlink"/>
            <w:noProof/>
          </w:rPr>
          <w:t>(PT22) Protótipo de Tela Reuniões (Alunos)</w:t>
        </w:r>
        <w:r w:rsidR="004426A3">
          <w:rPr>
            <w:noProof/>
          </w:rPr>
          <w:tab/>
        </w:r>
        <w:r w:rsidR="004426A3">
          <w:rPr>
            <w:noProof/>
          </w:rPr>
          <w:fldChar w:fldCharType="begin"/>
        </w:r>
        <w:r w:rsidR="004426A3">
          <w:rPr>
            <w:noProof/>
          </w:rPr>
          <w:instrText xml:space="preserve"> PAGEREF _Toc499593695 \h </w:instrText>
        </w:r>
        <w:r w:rsidR="004426A3">
          <w:rPr>
            <w:noProof/>
          </w:rPr>
        </w:r>
        <w:r w:rsidR="004426A3">
          <w:rPr>
            <w:noProof/>
          </w:rPr>
          <w:fldChar w:fldCharType="separate"/>
        </w:r>
        <w:r w:rsidR="004426A3">
          <w:rPr>
            <w:noProof/>
          </w:rPr>
          <w:t>41</w:t>
        </w:r>
        <w:r w:rsidR="004426A3">
          <w:rPr>
            <w:noProof/>
          </w:rPr>
          <w:fldChar w:fldCharType="end"/>
        </w:r>
      </w:hyperlink>
    </w:p>
    <w:p w14:paraId="5A659785" w14:textId="35219043"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97" w:history="1">
        <w:r w:rsidR="004426A3" w:rsidRPr="00A86F4E">
          <w:rPr>
            <w:rStyle w:val="Hyperlink"/>
            <w:noProof/>
          </w:rPr>
          <w:t>4.23</w:t>
        </w:r>
        <w:r w:rsidR="004426A3">
          <w:rPr>
            <w:rFonts w:asciiTheme="minorHAnsi" w:eastAsiaTheme="minorEastAsia" w:hAnsiTheme="minorHAnsi" w:cstheme="minorBidi"/>
            <w:noProof/>
            <w:color w:val="auto"/>
            <w:lang w:eastAsia="pt-BR"/>
          </w:rPr>
          <w:tab/>
        </w:r>
        <w:r w:rsidR="004426A3" w:rsidRPr="00A86F4E">
          <w:rPr>
            <w:rStyle w:val="Hyperlink"/>
            <w:noProof/>
          </w:rPr>
          <w:t>(PT23) Protótipo de Tela Atendimentos (Alunos)</w:t>
        </w:r>
        <w:r w:rsidR="004426A3">
          <w:rPr>
            <w:noProof/>
          </w:rPr>
          <w:tab/>
        </w:r>
        <w:r w:rsidR="004426A3">
          <w:rPr>
            <w:noProof/>
          </w:rPr>
          <w:fldChar w:fldCharType="begin"/>
        </w:r>
        <w:r w:rsidR="004426A3">
          <w:rPr>
            <w:noProof/>
          </w:rPr>
          <w:instrText xml:space="preserve"> PAGEREF _Toc499593697 \h </w:instrText>
        </w:r>
        <w:r w:rsidR="004426A3">
          <w:rPr>
            <w:noProof/>
          </w:rPr>
        </w:r>
        <w:r w:rsidR="004426A3">
          <w:rPr>
            <w:noProof/>
          </w:rPr>
          <w:fldChar w:fldCharType="separate"/>
        </w:r>
        <w:r w:rsidR="004426A3">
          <w:rPr>
            <w:noProof/>
          </w:rPr>
          <w:t>42</w:t>
        </w:r>
        <w:r w:rsidR="004426A3">
          <w:rPr>
            <w:noProof/>
          </w:rPr>
          <w:fldChar w:fldCharType="end"/>
        </w:r>
      </w:hyperlink>
    </w:p>
    <w:p w14:paraId="77432331" w14:textId="388CD596"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699" w:history="1">
        <w:r w:rsidR="004426A3" w:rsidRPr="00A86F4E">
          <w:rPr>
            <w:rStyle w:val="Hyperlink"/>
            <w:noProof/>
          </w:rPr>
          <w:t>4.24</w:t>
        </w:r>
        <w:r w:rsidR="004426A3">
          <w:rPr>
            <w:rFonts w:asciiTheme="minorHAnsi" w:eastAsiaTheme="minorEastAsia" w:hAnsiTheme="minorHAnsi" w:cstheme="minorBidi"/>
            <w:noProof/>
            <w:color w:val="auto"/>
            <w:lang w:eastAsia="pt-BR"/>
          </w:rPr>
          <w:tab/>
        </w:r>
        <w:r w:rsidR="004426A3" w:rsidRPr="00A86F4E">
          <w:rPr>
            <w:rStyle w:val="Hyperlink"/>
            <w:noProof/>
          </w:rPr>
          <w:t>(PT24) Protótipo de Tela Plano de Estudos (Não Cadastrado)</w:t>
        </w:r>
        <w:r w:rsidR="004426A3">
          <w:rPr>
            <w:noProof/>
          </w:rPr>
          <w:tab/>
        </w:r>
        <w:r w:rsidR="004426A3">
          <w:rPr>
            <w:noProof/>
          </w:rPr>
          <w:fldChar w:fldCharType="begin"/>
        </w:r>
        <w:r w:rsidR="004426A3">
          <w:rPr>
            <w:noProof/>
          </w:rPr>
          <w:instrText xml:space="preserve"> PAGEREF _Toc499593699 \h </w:instrText>
        </w:r>
        <w:r w:rsidR="004426A3">
          <w:rPr>
            <w:noProof/>
          </w:rPr>
        </w:r>
        <w:r w:rsidR="004426A3">
          <w:rPr>
            <w:noProof/>
          </w:rPr>
          <w:fldChar w:fldCharType="separate"/>
        </w:r>
        <w:r w:rsidR="004426A3">
          <w:rPr>
            <w:noProof/>
          </w:rPr>
          <w:t>42</w:t>
        </w:r>
        <w:r w:rsidR="004426A3">
          <w:rPr>
            <w:noProof/>
          </w:rPr>
          <w:fldChar w:fldCharType="end"/>
        </w:r>
      </w:hyperlink>
    </w:p>
    <w:p w14:paraId="461761AB" w14:textId="157269B3"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701" w:history="1">
        <w:r w:rsidR="004426A3" w:rsidRPr="00A86F4E">
          <w:rPr>
            <w:rStyle w:val="Hyperlink"/>
            <w:noProof/>
          </w:rPr>
          <w:t>4.25</w:t>
        </w:r>
        <w:r w:rsidR="004426A3">
          <w:rPr>
            <w:rFonts w:asciiTheme="minorHAnsi" w:eastAsiaTheme="minorEastAsia" w:hAnsiTheme="minorHAnsi" w:cstheme="minorBidi"/>
            <w:noProof/>
            <w:color w:val="auto"/>
            <w:lang w:eastAsia="pt-BR"/>
          </w:rPr>
          <w:tab/>
        </w:r>
        <w:r w:rsidR="004426A3" w:rsidRPr="00A86F4E">
          <w:rPr>
            <w:rStyle w:val="Hyperlink"/>
            <w:noProof/>
          </w:rPr>
          <w:t>(PT25) Protótipo de Tela Cadastrar Plano de Estudos</w:t>
        </w:r>
        <w:r w:rsidR="004426A3">
          <w:rPr>
            <w:noProof/>
          </w:rPr>
          <w:tab/>
        </w:r>
        <w:r w:rsidR="004426A3">
          <w:rPr>
            <w:noProof/>
          </w:rPr>
          <w:fldChar w:fldCharType="begin"/>
        </w:r>
        <w:r w:rsidR="004426A3">
          <w:rPr>
            <w:noProof/>
          </w:rPr>
          <w:instrText xml:space="preserve"> PAGEREF _Toc499593701 \h </w:instrText>
        </w:r>
        <w:r w:rsidR="004426A3">
          <w:rPr>
            <w:noProof/>
          </w:rPr>
        </w:r>
        <w:r w:rsidR="004426A3">
          <w:rPr>
            <w:noProof/>
          </w:rPr>
          <w:fldChar w:fldCharType="separate"/>
        </w:r>
        <w:r w:rsidR="004426A3">
          <w:rPr>
            <w:noProof/>
          </w:rPr>
          <w:t>43</w:t>
        </w:r>
        <w:r w:rsidR="004426A3">
          <w:rPr>
            <w:noProof/>
          </w:rPr>
          <w:fldChar w:fldCharType="end"/>
        </w:r>
      </w:hyperlink>
    </w:p>
    <w:p w14:paraId="56E07B22" w14:textId="4D7D5BF5"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703" w:history="1">
        <w:r w:rsidR="004426A3" w:rsidRPr="00A86F4E">
          <w:rPr>
            <w:rStyle w:val="Hyperlink"/>
            <w:noProof/>
          </w:rPr>
          <w:t>4.26</w:t>
        </w:r>
        <w:r w:rsidR="004426A3">
          <w:rPr>
            <w:rFonts w:asciiTheme="minorHAnsi" w:eastAsiaTheme="minorEastAsia" w:hAnsiTheme="minorHAnsi" w:cstheme="minorBidi"/>
            <w:noProof/>
            <w:color w:val="auto"/>
            <w:lang w:eastAsia="pt-BR"/>
          </w:rPr>
          <w:tab/>
        </w:r>
        <w:r w:rsidR="004426A3" w:rsidRPr="00A86F4E">
          <w:rPr>
            <w:rStyle w:val="Hyperlink"/>
            <w:noProof/>
          </w:rPr>
          <w:t>(PT26) Protótipo de Tela Plano de Estudos (Cadastrado)</w:t>
        </w:r>
        <w:r w:rsidR="004426A3">
          <w:rPr>
            <w:noProof/>
          </w:rPr>
          <w:tab/>
        </w:r>
        <w:r w:rsidR="004426A3">
          <w:rPr>
            <w:noProof/>
          </w:rPr>
          <w:fldChar w:fldCharType="begin"/>
        </w:r>
        <w:r w:rsidR="004426A3">
          <w:rPr>
            <w:noProof/>
          </w:rPr>
          <w:instrText xml:space="preserve"> PAGEREF _Toc499593703 \h </w:instrText>
        </w:r>
        <w:r w:rsidR="004426A3">
          <w:rPr>
            <w:noProof/>
          </w:rPr>
        </w:r>
        <w:r w:rsidR="004426A3">
          <w:rPr>
            <w:noProof/>
          </w:rPr>
          <w:fldChar w:fldCharType="separate"/>
        </w:r>
        <w:r w:rsidR="004426A3">
          <w:rPr>
            <w:noProof/>
          </w:rPr>
          <w:t>43</w:t>
        </w:r>
        <w:r w:rsidR="004426A3">
          <w:rPr>
            <w:noProof/>
          </w:rPr>
          <w:fldChar w:fldCharType="end"/>
        </w:r>
      </w:hyperlink>
    </w:p>
    <w:p w14:paraId="5496D84D" w14:textId="73ECE54B" w:rsidR="004426A3" w:rsidRDefault="009A6C09">
      <w:pPr>
        <w:pStyle w:val="Sumrio2"/>
        <w:tabs>
          <w:tab w:val="left" w:pos="880"/>
        </w:tabs>
        <w:rPr>
          <w:rFonts w:asciiTheme="minorHAnsi" w:eastAsiaTheme="minorEastAsia" w:hAnsiTheme="minorHAnsi" w:cstheme="minorBidi"/>
          <w:noProof/>
          <w:color w:val="auto"/>
          <w:lang w:eastAsia="pt-BR"/>
        </w:rPr>
      </w:pPr>
      <w:hyperlink w:anchor="_Toc499593705" w:history="1">
        <w:r w:rsidR="004426A3" w:rsidRPr="00A86F4E">
          <w:rPr>
            <w:rStyle w:val="Hyperlink"/>
            <w:noProof/>
          </w:rPr>
          <w:t>4.27</w:t>
        </w:r>
        <w:r w:rsidR="004426A3">
          <w:rPr>
            <w:rFonts w:asciiTheme="minorHAnsi" w:eastAsiaTheme="minorEastAsia" w:hAnsiTheme="minorHAnsi" w:cstheme="minorBidi"/>
            <w:noProof/>
            <w:color w:val="auto"/>
            <w:lang w:eastAsia="pt-BR"/>
          </w:rPr>
          <w:tab/>
        </w:r>
        <w:r w:rsidR="004426A3" w:rsidRPr="00A86F4E">
          <w:rPr>
            <w:rStyle w:val="Hyperlink"/>
            <w:noProof/>
          </w:rPr>
          <w:t>(PT27) Protótipo de Tela Avaliar Plano de Estudos</w:t>
        </w:r>
        <w:r w:rsidR="004426A3">
          <w:rPr>
            <w:noProof/>
          </w:rPr>
          <w:tab/>
        </w:r>
        <w:r w:rsidR="004426A3">
          <w:rPr>
            <w:noProof/>
          </w:rPr>
          <w:fldChar w:fldCharType="begin"/>
        </w:r>
        <w:r w:rsidR="004426A3">
          <w:rPr>
            <w:noProof/>
          </w:rPr>
          <w:instrText xml:space="preserve"> PAGEREF _Toc499593705 \h </w:instrText>
        </w:r>
        <w:r w:rsidR="004426A3">
          <w:rPr>
            <w:noProof/>
          </w:rPr>
        </w:r>
        <w:r w:rsidR="004426A3">
          <w:rPr>
            <w:noProof/>
          </w:rPr>
          <w:fldChar w:fldCharType="separate"/>
        </w:r>
        <w:r w:rsidR="004426A3">
          <w:rPr>
            <w:noProof/>
          </w:rPr>
          <w:t>44</w:t>
        </w:r>
        <w:r w:rsidR="004426A3">
          <w:rPr>
            <w:noProof/>
          </w:rPr>
          <w:fldChar w:fldCharType="end"/>
        </w:r>
      </w:hyperlink>
    </w:p>
    <w:p w14:paraId="055061D2" w14:textId="395168BF" w:rsidR="004426A3" w:rsidRDefault="009A6C09">
      <w:pPr>
        <w:pStyle w:val="Sumrio1"/>
        <w:tabs>
          <w:tab w:val="left" w:pos="440"/>
        </w:tabs>
        <w:rPr>
          <w:rFonts w:asciiTheme="minorHAnsi" w:eastAsiaTheme="minorEastAsia" w:hAnsiTheme="minorHAnsi" w:cstheme="minorBidi"/>
          <w:noProof/>
          <w:color w:val="auto"/>
          <w:lang w:eastAsia="pt-BR"/>
        </w:rPr>
      </w:pPr>
      <w:hyperlink w:anchor="_Toc499593707" w:history="1">
        <w:r w:rsidR="004426A3" w:rsidRPr="00A86F4E">
          <w:rPr>
            <w:rStyle w:val="Hyperlink"/>
            <w:noProof/>
          </w:rPr>
          <w:t>5.</w:t>
        </w:r>
        <w:r w:rsidR="004426A3">
          <w:rPr>
            <w:rFonts w:asciiTheme="minorHAnsi" w:eastAsiaTheme="minorEastAsia" w:hAnsiTheme="minorHAnsi" w:cstheme="minorBidi"/>
            <w:noProof/>
            <w:color w:val="auto"/>
            <w:lang w:eastAsia="pt-BR"/>
          </w:rPr>
          <w:tab/>
        </w:r>
        <w:r w:rsidR="004426A3" w:rsidRPr="00A86F4E">
          <w:rPr>
            <w:rStyle w:val="Hyperlink"/>
            <w:noProof/>
          </w:rPr>
          <w:t>Regras de Negócio</w:t>
        </w:r>
        <w:r w:rsidR="004426A3">
          <w:rPr>
            <w:noProof/>
          </w:rPr>
          <w:tab/>
        </w:r>
        <w:r w:rsidR="004426A3">
          <w:rPr>
            <w:noProof/>
          </w:rPr>
          <w:fldChar w:fldCharType="begin"/>
        </w:r>
        <w:r w:rsidR="004426A3">
          <w:rPr>
            <w:noProof/>
          </w:rPr>
          <w:instrText xml:space="preserve"> PAGEREF _Toc499593707 \h </w:instrText>
        </w:r>
        <w:r w:rsidR="004426A3">
          <w:rPr>
            <w:noProof/>
          </w:rPr>
        </w:r>
        <w:r w:rsidR="004426A3">
          <w:rPr>
            <w:noProof/>
          </w:rPr>
          <w:fldChar w:fldCharType="separate"/>
        </w:r>
        <w:r w:rsidR="004426A3">
          <w:rPr>
            <w:noProof/>
          </w:rPr>
          <w:t>45</w:t>
        </w:r>
        <w:r w:rsidR="004426A3">
          <w:rPr>
            <w:noProof/>
          </w:rPr>
          <w:fldChar w:fldCharType="end"/>
        </w:r>
      </w:hyperlink>
    </w:p>
    <w:p w14:paraId="683DD240" w14:textId="6BB52DE5" w:rsidR="001648F9" w:rsidRDefault="00830317">
      <w:pPr>
        <w:tabs>
          <w:tab w:val="right" w:leader="dot" w:pos="10036"/>
        </w:tabs>
      </w:pPr>
      <w:r>
        <w:fldChar w:fldCharType="end"/>
      </w:r>
    </w:p>
    <w:p w14:paraId="26B7D89D" w14:textId="77777777" w:rsidR="001648F9" w:rsidRPr="000D7E13" w:rsidRDefault="00830317">
      <w:pPr>
        <w:pStyle w:val="Ttulo1"/>
        <w:numPr>
          <w:ilvl w:val="0"/>
          <w:numId w:val="2"/>
        </w:numPr>
        <w:ind w:left="0" w:firstLine="0"/>
        <w:rPr>
          <w:rFonts w:cs="Arial"/>
          <w:b/>
          <w:bCs/>
          <w:iCs/>
          <w:color w:val="auto"/>
          <w:sz w:val="32"/>
          <w:szCs w:val="24"/>
        </w:rPr>
      </w:pPr>
      <w:bookmarkStart w:id="26" w:name="_Toc388292720"/>
      <w:bookmarkStart w:id="27" w:name="_Toc421361419"/>
      <w:bookmarkStart w:id="28" w:name="_Toc499593636"/>
      <w:bookmarkEnd w:id="26"/>
      <w:bookmarkEnd w:id="27"/>
      <w:r w:rsidRPr="000D7E13">
        <w:rPr>
          <w:b/>
          <w:color w:val="auto"/>
          <w:sz w:val="24"/>
        </w:rPr>
        <w:lastRenderedPageBreak/>
        <w:t>Introdução</w:t>
      </w:r>
      <w:bookmarkEnd w:id="28"/>
    </w:p>
    <w:p w14:paraId="75FDC012" w14:textId="25BAC86A" w:rsidR="001648F9" w:rsidRDefault="00035DF5" w:rsidP="00035DF5">
      <w:pPr>
        <w:spacing w:before="120" w:line="288" w:lineRule="auto"/>
        <w:ind w:left="-6" w:hanging="11"/>
        <w:rPr>
          <w:rFonts w:ascii="Cambria" w:hAnsi="Cambria" w:cs="TimesNewRomanPSMT"/>
          <w:sz w:val="24"/>
          <w:szCs w:val="24"/>
        </w:rPr>
      </w:pPr>
      <w:r w:rsidRPr="00035DF5">
        <w:rPr>
          <w:rFonts w:ascii="Cambria" w:hAnsi="Cambria" w:cs="TimesNewRomanPSMT"/>
          <w:sz w:val="24"/>
          <w:szCs w:val="24"/>
        </w:rPr>
        <w:t>A instituição necessita de um sistema para auxílio às comissões organizadas para orientação e acompanhamento dos discentes no tocante ao seu baixo desempenho acadêmico, de forma que os mesmos montem e sigam um planejamento de estudos futuro orientado de suas atividades em sua vida acadêmica para a finalização do curso. As principais atividades do sistema serão o assessoramento aos orientadores por meio de relatórios de auxílio em suas tarefas e o cadastro de um plano de estudo dos discentes, conforme a sua faixa de criticidade, para acompanhamento e devida correção e instrução de seus orientadores.</w:t>
      </w:r>
    </w:p>
    <w:p w14:paraId="22BE65DB" w14:textId="77777777" w:rsidR="001648F9" w:rsidRDefault="001648F9">
      <w:pPr>
        <w:overflowPunct w:val="0"/>
        <w:spacing w:line="276" w:lineRule="auto"/>
        <w:jc w:val="both"/>
        <w:rPr>
          <w:rFonts w:ascii="Cambria" w:hAnsi="Cambria" w:cs="TimesNewRomanPSMT"/>
          <w:sz w:val="24"/>
          <w:szCs w:val="24"/>
        </w:rPr>
      </w:pPr>
    </w:p>
    <w:p w14:paraId="7D564B03" w14:textId="6BB7278B" w:rsidR="001648F9" w:rsidRDefault="00830317">
      <w:pPr>
        <w:spacing w:line="276" w:lineRule="auto"/>
        <w:jc w:val="both"/>
        <w:rPr>
          <w:rFonts w:ascii="Cambria" w:hAnsi="Cambria" w:cs="TimesNewRomanPSMT"/>
          <w:sz w:val="24"/>
          <w:szCs w:val="24"/>
        </w:rPr>
      </w:pPr>
      <w:r>
        <w:rPr>
          <w:rFonts w:ascii="Cambria" w:hAnsi="Cambria" w:cs="TimesNewRomanPSMT"/>
          <w:sz w:val="24"/>
          <w:szCs w:val="24"/>
        </w:rPr>
        <w:t>Este documento está dividido da seguinte forma: na seção2 serão apresentados os casos de uso com todas as funcionalidades do sistema e suas respectivas descrições. Na seção 3 serão definidos os requisitos não funcionais. Na seção 4 serão apresentadas a</w:t>
      </w:r>
      <w:r w:rsidR="00035DF5">
        <w:rPr>
          <w:rFonts w:ascii="Cambria" w:hAnsi="Cambria" w:cs="TimesNewRomanPSMT"/>
          <w:sz w:val="24"/>
          <w:szCs w:val="24"/>
        </w:rPr>
        <w:t>s</w:t>
      </w:r>
      <w:r>
        <w:rPr>
          <w:rFonts w:ascii="Cambria" w:hAnsi="Cambria" w:cs="TimesNewRomanPSMT"/>
          <w:sz w:val="24"/>
          <w:szCs w:val="24"/>
        </w:rPr>
        <w:t xml:space="preserve"> interfaces do sistema</w:t>
      </w:r>
      <w:r w:rsidR="00035DF5">
        <w:rPr>
          <w:rFonts w:ascii="Cambria" w:hAnsi="Cambria" w:cs="TimesNewRomanPSMT"/>
          <w:sz w:val="24"/>
          <w:szCs w:val="24"/>
        </w:rPr>
        <w:t xml:space="preserve">. Na seção 5 </w:t>
      </w:r>
      <w:r w:rsidR="004426A3">
        <w:rPr>
          <w:rFonts w:ascii="Cambria" w:hAnsi="Cambria" w:cs="TimesNewRomanPSMT"/>
          <w:sz w:val="24"/>
          <w:szCs w:val="24"/>
        </w:rPr>
        <w:t>serão apresentadas as regras de negócio.</w:t>
      </w:r>
    </w:p>
    <w:p w14:paraId="7288A4BA" w14:textId="77777777" w:rsidR="001648F9" w:rsidRDefault="001648F9">
      <w:pPr>
        <w:overflowPunct w:val="0"/>
        <w:spacing w:line="276" w:lineRule="auto"/>
        <w:jc w:val="both"/>
        <w:rPr>
          <w:rFonts w:ascii="Cambria" w:hAnsi="Cambria" w:cs="Arial"/>
          <w:bCs/>
          <w:iCs/>
          <w:sz w:val="24"/>
          <w:szCs w:val="24"/>
        </w:rPr>
      </w:pPr>
    </w:p>
    <w:p w14:paraId="7F247079" w14:textId="77777777" w:rsidR="001648F9" w:rsidRPr="000D7E13" w:rsidRDefault="00830317">
      <w:pPr>
        <w:pStyle w:val="Ttulo1"/>
        <w:numPr>
          <w:ilvl w:val="0"/>
          <w:numId w:val="2"/>
        </w:numPr>
        <w:ind w:left="0" w:firstLine="0"/>
        <w:rPr>
          <w:rFonts w:cs="TimesNewRomanPSMT"/>
          <w:b/>
          <w:color w:val="auto"/>
          <w:sz w:val="32"/>
          <w:szCs w:val="24"/>
        </w:rPr>
      </w:pPr>
      <w:bookmarkStart w:id="29" w:name="_Toc388292721"/>
      <w:bookmarkStart w:id="30" w:name="_Toc421361420"/>
      <w:bookmarkStart w:id="31" w:name="_Toc499593637"/>
      <w:bookmarkEnd w:id="29"/>
      <w:bookmarkEnd w:id="30"/>
      <w:r w:rsidRPr="000D7E13">
        <w:rPr>
          <w:b/>
          <w:color w:val="auto"/>
          <w:sz w:val="24"/>
        </w:rPr>
        <w:lastRenderedPageBreak/>
        <w:t>Modelo de Casos de Uso</w:t>
      </w:r>
      <w:bookmarkEnd w:id="31"/>
    </w:p>
    <w:p w14:paraId="33FBCA5E" w14:textId="77777777" w:rsidR="001648F9" w:rsidRDefault="00830317">
      <w:pPr>
        <w:overflowPunct w:val="0"/>
        <w:spacing w:line="276" w:lineRule="auto"/>
        <w:jc w:val="both"/>
        <w:rPr>
          <w:rFonts w:ascii="Cambria" w:hAnsi="Cambria" w:cs="TimesNewRomanPSMT"/>
          <w:sz w:val="24"/>
          <w:szCs w:val="24"/>
        </w:rPr>
      </w:pPr>
      <w:r>
        <w:rPr>
          <w:rFonts w:ascii="Cambria" w:hAnsi="Cambria" w:cs="TimesNewRomanPSMT"/>
          <w:sz w:val="24"/>
          <w:szCs w:val="24"/>
        </w:rPr>
        <w:t>O modelo de casos de uso visa capturar e descrever as funcionalidades que um sistema deve fornecer. É composto pelo Diagrama de Casos de Uso (seção 2.1) e pela sua descrição (seção 2.3.1).</w:t>
      </w:r>
    </w:p>
    <w:p w14:paraId="5D8F4E17" w14:textId="77777777" w:rsidR="00A64EB7" w:rsidRPr="00A64EB7" w:rsidRDefault="00830317">
      <w:pPr>
        <w:overflowPunct w:val="0"/>
        <w:spacing w:line="276" w:lineRule="auto"/>
        <w:jc w:val="both"/>
        <w:rPr>
          <w:rFonts w:ascii="Cambria" w:hAnsi="Cambria" w:cs="TimesNewRomanPSMT"/>
          <w:sz w:val="24"/>
          <w:szCs w:val="24"/>
        </w:rPr>
      </w:pPr>
      <w:r>
        <w:rPr>
          <w:rFonts w:ascii="Cambria" w:hAnsi="Cambria" w:cs="TimesNewRomanPSMT"/>
          <w:sz w:val="24"/>
          <w:szCs w:val="24"/>
        </w:rPr>
        <w:t xml:space="preserve">Os atores estão identificados na seção 2.2 e os casos de uso na seção 2.3. </w:t>
      </w:r>
    </w:p>
    <w:p w14:paraId="5DB3AF4E" w14:textId="77777777" w:rsidR="001648F9" w:rsidRPr="00736987" w:rsidRDefault="00830317">
      <w:pPr>
        <w:pStyle w:val="Ttulo2"/>
        <w:rPr>
          <w:b/>
          <w:i w:val="0"/>
        </w:rPr>
      </w:pPr>
      <w:bookmarkStart w:id="32" w:name="_Toc388292722"/>
      <w:bookmarkStart w:id="33" w:name="_Toc421361421"/>
      <w:bookmarkStart w:id="34" w:name="_Toc499593638"/>
      <w:bookmarkEnd w:id="32"/>
      <w:bookmarkEnd w:id="33"/>
      <w:r w:rsidRPr="00736987">
        <w:rPr>
          <w:b/>
          <w:i w:val="0"/>
        </w:rPr>
        <w:t>2.1 Diagrama de Casos de Uso</w:t>
      </w:r>
      <w:bookmarkEnd w:id="34"/>
    </w:p>
    <w:p w14:paraId="51593334" w14:textId="3D4C62CC" w:rsidR="00EE2BEB" w:rsidRDefault="00C7021B">
      <w:pPr>
        <w:pStyle w:val="Ttulo2"/>
      </w:pPr>
      <w:bookmarkStart w:id="35" w:name="_Toc499142138"/>
      <w:bookmarkStart w:id="36" w:name="_Toc499590859"/>
      <w:bookmarkStart w:id="37" w:name="_Toc499593639"/>
      <w:commentRangeStart w:id="38"/>
      <w:commentRangeStart w:id="39"/>
      <w:r>
        <w:rPr>
          <w:noProof/>
          <w:lang w:eastAsia="pt-BR"/>
        </w:rPr>
        <w:drawing>
          <wp:inline distT="0" distB="0" distL="0" distR="0" wp14:anchorId="137A584F" wp14:editId="3968050B">
            <wp:extent cx="6357620" cy="2959016"/>
            <wp:effectExtent l="19050" t="19050" r="24130" b="133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357620" cy="2959016"/>
                    </a:xfrm>
                    <a:prstGeom prst="rect">
                      <a:avLst/>
                    </a:prstGeom>
                    <a:noFill/>
                    <a:ln w="6350" cmpd="sng">
                      <a:solidFill>
                        <a:srgbClr val="000000"/>
                      </a:solidFill>
                      <a:miter lim="800000"/>
                      <a:headEnd/>
                      <a:tailEnd/>
                    </a:ln>
                    <a:effectLst/>
                  </pic:spPr>
                </pic:pic>
              </a:graphicData>
            </a:graphic>
          </wp:inline>
        </w:drawing>
      </w:r>
      <w:bookmarkEnd w:id="35"/>
      <w:commentRangeEnd w:id="38"/>
      <w:r w:rsidR="00A57044">
        <w:rPr>
          <w:rStyle w:val="Refdecomentrio"/>
          <w:rFonts w:ascii="Times New Roman" w:hAnsi="Times New Roman" w:cs="Times New Roman"/>
          <w:i w:val="0"/>
          <w:iCs w:val="0"/>
          <w:color w:val="00000A"/>
          <w:spacing w:val="0"/>
        </w:rPr>
        <w:commentReference w:id="38"/>
      </w:r>
      <w:commentRangeEnd w:id="39"/>
      <w:r w:rsidR="00B433B6">
        <w:rPr>
          <w:rStyle w:val="Refdecomentrio"/>
          <w:rFonts w:ascii="Times New Roman" w:hAnsi="Times New Roman" w:cs="Times New Roman"/>
          <w:i w:val="0"/>
          <w:iCs w:val="0"/>
          <w:color w:val="00000A"/>
          <w:spacing w:val="0"/>
        </w:rPr>
        <w:commentReference w:id="39"/>
      </w:r>
      <w:bookmarkEnd w:id="36"/>
      <w:bookmarkEnd w:id="37"/>
    </w:p>
    <w:p w14:paraId="49C74A10" w14:textId="77777777" w:rsidR="001648F9" w:rsidRDefault="001648F9">
      <w:pPr>
        <w:jc w:val="center"/>
        <w:rPr>
          <w:rFonts w:ascii="Cambria" w:hAnsi="Cambria"/>
        </w:rPr>
      </w:pPr>
    </w:p>
    <w:p w14:paraId="7D711117" w14:textId="77777777" w:rsidR="001648F9" w:rsidRPr="00736987" w:rsidRDefault="00830317">
      <w:pPr>
        <w:pStyle w:val="Ttulo2"/>
        <w:rPr>
          <w:b/>
          <w:i w:val="0"/>
        </w:rPr>
      </w:pPr>
      <w:bookmarkStart w:id="40" w:name="_Toc388292723"/>
      <w:bookmarkStart w:id="41" w:name="_Toc421361422"/>
      <w:bookmarkStart w:id="42" w:name="_Toc499593640"/>
      <w:bookmarkEnd w:id="40"/>
      <w:bookmarkEnd w:id="41"/>
      <w:r w:rsidRPr="00736987">
        <w:rPr>
          <w:b/>
          <w:i w:val="0"/>
        </w:rPr>
        <w:t>2.2 Identificação dos Atores</w:t>
      </w:r>
      <w:bookmarkEnd w:id="42"/>
    </w:p>
    <w:tbl>
      <w:tblPr>
        <w:tblW w:w="10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6"/>
        <w:gridCol w:w="7802"/>
      </w:tblGrid>
      <w:tr w:rsidR="00CE5471" w14:paraId="6373FEFF" w14:textId="77777777" w:rsidTr="003961B0">
        <w:trPr>
          <w:trHeight w:val="411"/>
        </w:trPr>
        <w:tc>
          <w:tcPr>
            <w:tcW w:w="2376" w:type="dxa"/>
            <w:shd w:val="clear" w:color="auto" w:fill="DEEAF6"/>
            <w:vAlign w:val="center"/>
          </w:tcPr>
          <w:p w14:paraId="75A991EB" w14:textId="77777777" w:rsidR="001648F9" w:rsidRPr="00CE5471" w:rsidRDefault="00830317" w:rsidP="00CE5471">
            <w:pPr>
              <w:spacing w:line="100" w:lineRule="atLeast"/>
              <w:rPr>
                <w:rFonts w:ascii="Cambria" w:hAnsi="Cambria"/>
                <w:b/>
                <w:color w:val="000000"/>
                <w:sz w:val="22"/>
                <w:szCs w:val="22"/>
              </w:rPr>
            </w:pPr>
            <w:r w:rsidRPr="00CE5471">
              <w:rPr>
                <w:rFonts w:ascii="Cambria" w:hAnsi="Cambria"/>
                <w:b/>
                <w:color w:val="000000"/>
                <w:sz w:val="22"/>
                <w:szCs w:val="22"/>
              </w:rPr>
              <w:t>Nome</w:t>
            </w:r>
          </w:p>
        </w:tc>
        <w:tc>
          <w:tcPr>
            <w:tcW w:w="7802" w:type="dxa"/>
            <w:shd w:val="clear" w:color="auto" w:fill="DEEAF6"/>
            <w:vAlign w:val="center"/>
          </w:tcPr>
          <w:p w14:paraId="054FDA3D" w14:textId="77777777" w:rsidR="001648F9" w:rsidRPr="00CE5471" w:rsidRDefault="00830317" w:rsidP="00CE5471">
            <w:pPr>
              <w:spacing w:line="100" w:lineRule="atLeast"/>
              <w:rPr>
                <w:rFonts w:ascii="Cambria" w:hAnsi="Cambria"/>
                <w:b/>
                <w:color w:val="000000"/>
                <w:sz w:val="22"/>
                <w:szCs w:val="22"/>
              </w:rPr>
            </w:pPr>
            <w:r w:rsidRPr="00CE5471">
              <w:rPr>
                <w:rFonts w:ascii="Cambria" w:hAnsi="Cambria"/>
                <w:b/>
                <w:color w:val="000000"/>
                <w:sz w:val="22"/>
                <w:szCs w:val="22"/>
              </w:rPr>
              <w:t>Descrição</w:t>
            </w:r>
          </w:p>
        </w:tc>
      </w:tr>
      <w:tr w:rsidR="003961B0" w14:paraId="1309DC24" w14:textId="77777777" w:rsidTr="003961B0">
        <w:trPr>
          <w:trHeight w:val="874"/>
        </w:trPr>
        <w:tc>
          <w:tcPr>
            <w:tcW w:w="2376" w:type="dxa"/>
            <w:shd w:val="clear" w:color="auto" w:fill="DEEAF6"/>
            <w:vAlign w:val="center"/>
          </w:tcPr>
          <w:p w14:paraId="30AE08F8" w14:textId="12A303ED" w:rsidR="003961B0" w:rsidRPr="00CE5471" w:rsidRDefault="003961B0" w:rsidP="00CE5471">
            <w:pPr>
              <w:spacing w:line="100" w:lineRule="atLeast"/>
              <w:rPr>
                <w:rFonts w:ascii="Cambria" w:hAnsi="Cambria"/>
                <w:b/>
                <w:color w:val="000000"/>
                <w:sz w:val="22"/>
                <w:szCs w:val="22"/>
              </w:rPr>
            </w:pPr>
            <w:r>
              <w:rPr>
                <w:rFonts w:ascii="Cambria" w:hAnsi="Cambria"/>
                <w:b/>
                <w:color w:val="auto"/>
                <w:sz w:val="22"/>
                <w:szCs w:val="22"/>
              </w:rPr>
              <w:t>Administrador Geral</w:t>
            </w:r>
          </w:p>
        </w:tc>
        <w:tc>
          <w:tcPr>
            <w:tcW w:w="7802" w:type="dxa"/>
            <w:shd w:val="clear" w:color="auto" w:fill="auto"/>
            <w:vAlign w:val="center"/>
          </w:tcPr>
          <w:p w14:paraId="33A9654F" w14:textId="45F9A821" w:rsidR="003961B0" w:rsidRPr="003961B0" w:rsidRDefault="003961B0" w:rsidP="00CE5471">
            <w:pPr>
              <w:spacing w:line="100" w:lineRule="atLeast"/>
              <w:rPr>
                <w:rFonts w:ascii="Cambria" w:hAnsi="Cambria"/>
                <w:sz w:val="22"/>
                <w:szCs w:val="22"/>
              </w:rPr>
            </w:pPr>
            <w:r w:rsidRPr="003961B0">
              <w:rPr>
                <w:rFonts w:ascii="Cambria" w:hAnsi="Cambria"/>
                <w:sz w:val="22"/>
                <w:szCs w:val="22"/>
              </w:rPr>
              <w:t>É o usuário que realiza as configurações do sistema para mantê-lo funcionando.</w:t>
            </w:r>
          </w:p>
          <w:p w14:paraId="1F9ADC80" w14:textId="37AB4BCC" w:rsidR="003961B0" w:rsidRPr="00CE5471" w:rsidRDefault="003961B0" w:rsidP="00CE5471">
            <w:pPr>
              <w:spacing w:line="100" w:lineRule="atLeast"/>
              <w:rPr>
                <w:rFonts w:ascii="Cambria" w:hAnsi="Cambria"/>
                <w:color w:val="000000"/>
                <w:sz w:val="22"/>
                <w:szCs w:val="22"/>
              </w:rPr>
            </w:pPr>
            <w:r w:rsidRPr="003961B0">
              <w:rPr>
                <w:rFonts w:ascii="Cambria" w:hAnsi="Cambria"/>
                <w:sz w:val="22"/>
                <w:szCs w:val="22"/>
              </w:rPr>
              <w:t>Também é o responsável por manter as CADDs no sistema.</w:t>
            </w:r>
          </w:p>
        </w:tc>
      </w:tr>
      <w:tr w:rsidR="001648F9" w14:paraId="2FFD4711" w14:textId="77777777" w:rsidTr="003961B0">
        <w:trPr>
          <w:trHeight w:val="874"/>
        </w:trPr>
        <w:tc>
          <w:tcPr>
            <w:tcW w:w="2376" w:type="dxa"/>
            <w:shd w:val="clear" w:color="auto" w:fill="DEEAF6"/>
            <w:vAlign w:val="center"/>
          </w:tcPr>
          <w:p w14:paraId="740A5640" w14:textId="5218BDCC" w:rsidR="001648F9" w:rsidRPr="00CE5471" w:rsidRDefault="003961B0" w:rsidP="00CE5471">
            <w:pPr>
              <w:spacing w:line="100" w:lineRule="atLeast"/>
              <w:rPr>
                <w:rFonts w:ascii="Cambria" w:hAnsi="Cambria"/>
                <w:b/>
                <w:color w:val="000000"/>
                <w:sz w:val="22"/>
                <w:szCs w:val="22"/>
              </w:rPr>
            </w:pPr>
            <w:r>
              <w:rPr>
                <w:rFonts w:ascii="Cambria" w:hAnsi="Cambria"/>
                <w:b/>
                <w:color w:val="000000"/>
                <w:sz w:val="22"/>
                <w:szCs w:val="22"/>
              </w:rPr>
              <w:t>Administrador</w:t>
            </w:r>
          </w:p>
        </w:tc>
        <w:tc>
          <w:tcPr>
            <w:tcW w:w="7802" w:type="dxa"/>
            <w:shd w:val="clear" w:color="auto" w:fill="auto"/>
            <w:vAlign w:val="center"/>
          </w:tcPr>
          <w:p w14:paraId="4B9BB861" w14:textId="77777777" w:rsidR="001648F9" w:rsidRPr="00CE5471" w:rsidRDefault="00830317" w:rsidP="00CE5471">
            <w:pPr>
              <w:spacing w:line="100" w:lineRule="atLeast"/>
              <w:rPr>
                <w:rFonts w:ascii="Cambria" w:hAnsi="Cambria"/>
                <w:color w:val="000000"/>
                <w:sz w:val="22"/>
                <w:szCs w:val="22"/>
              </w:rPr>
            </w:pPr>
            <w:r w:rsidRPr="00CE5471">
              <w:rPr>
                <w:rFonts w:ascii="Cambria" w:hAnsi="Cambria"/>
                <w:color w:val="000000"/>
                <w:sz w:val="22"/>
                <w:szCs w:val="22"/>
              </w:rPr>
              <w:t>É o usuário que realiza as fu</w:t>
            </w:r>
            <w:r w:rsidR="00783DBC" w:rsidRPr="00CE5471">
              <w:rPr>
                <w:rFonts w:ascii="Cambria" w:hAnsi="Cambria"/>
                <w:color w:val="000000"/>
                <w:sz w:val="22"/>
                <w:szCs w:val="22"/>
              </w:rPr>
              <w:t>nções administrativas</w:t>
            </w:r>
            <w:r w:rsidRPr="00CE5471">
              <w:rPr>
                <w:rFonts w:ascii="Cambria" w:hAnsi="Cambria"/>
                <w:color w:val="000000"/>
                <w:sz w:val="22"/>
                <w:szCs w:val="22"/>
              </w:rPr>
              <w:t>, como o gerenciamento dos cadastros dos utilizadores, importação de dados externos, configurações gerais do sistema, entre outras funções.</w:t>
            </w:r>
          </w:p>
        </w:tc>
      </w:tr>
      <w:tr w:rsidR="00CE5471" w14:paraId="4D75236F" w14:textId="77777777" w:rsidTr="003961B0">
        <w:trPr>
          <w:trHeight w:val="557"/>
        </w:trPr>
        <w:tc>
          <w:tcPr>
            <w:tcW w:w="2376" w:type="dxa"/>
            <w:shd w:val="clear" w:color="auto" w:fill="DEEAF6"/>
            <w:vAlign w:val="center"/>
          </w:tcPr>
          <w:p w14:paraId="229C2B3F" w14:textId="77777777" w:rsidR="00454943" w:rsidRPr="00CE5471" w:rsidRDefault="00454943" w:rsidP="00CE5471">
            <w:pPr>
              <w:spacing w:line="100" w:lineRule="atLeast"/>
              <w:rPr>
                <w:rFonts w:ascii="Cambria" w:hAnsi="Cambria"/>
                <w:b/>
                <w:color w:val="000000"/>
                <w:sz w:val="22"/>
                <w:szCs w:val="22"/>
              </w:rPr>
            </w:pPr>
            <w:r w:rsidRPr="00CE5471">
              <w:rPr>
                <w:rFonts w:ascii="Cambria" w:hAnsi="Cambria"/>
                <w:b/>
                <w:color w:val="000000"/>
                <w:sz w:val="22"/>
                <w:szCs w:val="22"/>
              </w:rPr>
              <w:t>Membro da CADD</w:t>
            </w:r>
          </w:p>
        </w:tc>
        <w:tc>
          <w:tcPr>
            <w:tcW w:w="7802" w:type="dxa"/>
            <w:shd w:val="clear" w:color="auto" w:fill="FFFFFF"/>
            <w:vAlign w:val="center"/>
          </w:tcPr>
          <w:p w14:paraId="5C33E215" w14:textId="77777777" w:rsidR="00454943" w:rsidRPr="00CE5471" w:rsidRDefault="00830317" w:rsidP="00CE5471">
            <w:pPr>
              <w:spacing w:line="100" w:lineRule="atLeast"/>
              <w:rPr>
                <w:rFonts w:ascii="Cambria" w:hAnsi="Cambria"/>
                <w:sz w:val="22"/>
                <w:szCs w:val="22"/>
              </w:rPr>
            </w:pPr>
            <w:r w:rsidRPr="00CE5471">
              <w:rPr>
                <w:rFonts w:ascii="Cambria" w:hAnsi="Cambria"/>
                <w:sz w:val="22"/>
                <w:szCs w:val="22"/>
              </w:rPr>
              <w:t>É o usuário que exerce a função de professor ou coordenador da CADD e interage com o sistema para exercer as funções de apoio aos discentes</w:t>
            </w:r>
            <w:r w:rsidR="0050496C" w:rsidRPr="00CE5471">
              <w:rPr>
                <w:rFonts w:ascii="Cambria" w:hAnsi="Cambria"/>
                <w:sz w:val="22"/>
                <w:szCs w:val="22"/>
              </w:rPr>
              <w:t>.</w:t>
            </w:r>
          </w:p>
        </w:tc>
      </w:tr>
      <w:tr w:rsidR="00454943" w14:paraId="29EA25EA" w14:textId="77777777" w:rsidTr="003961B0">
        <w:trPr>
          <w:trHeight w:val="557"/>
        </w:trPr>
        <w:tc>
          <w:tcPr>
            <w:tcW w:w="2376" w:type="dxa"/>
            <w:shd w:val="clear" w:color="auto" w:fill="DEEAF6"/>
            <w:vAlign w:val="center"/>
          </w:tcPr>
          <w:p w14:paraId="21DD3111" w14:textId="77777777" w:rsidR="00454943" w:rsidRPr="00CE5471" w:rsidRDefault="00454943" w:rsidP="00CE5471">
            <w:pPr>
              <w:spacing w:line="100" w:lineRule="atLeast"/>
              <w:rPr>
                <w:rFonts w:ascii="Cambria" w:hAnsi="Cambria"/>
                <w:b/>
                <w:color w:val="000000"/>
                <w:sz w:val="22"/>
                <w:szCs w:val="22"/>
              </w:rPr>
            </w:pPr>
            <w:r w:rsidRPr="00CE5471">
              <w:rPr>
                <w:rFonts w:ascii="Cambria" w:hAnsi="Cambria"/>
                <w:b/>
                <w:color w:val="000000"/>
                <w:sz w:val="22"/>
                <w:szCs w:val="22"/>
              </w:rPr>
              <w:t>Aluno</w:t>
            </w:r>
          </w:p>
        </w:tc>
        <w:tc>
          <w:tcPr>
            <w:tcW w:w="7802" w:type="dxa"/>
            <w:shd w:val="clear" w:color="auto" w:fill="auto"/>
            <w:vAlign w:val="center"/>
          </w:tcPr>
          <w:p w14:paraId="3DB0278D" w14:textId="77777777" w:rsidR="00454943" w:rsidRPr="00CE5471" w:rsidRDefault="00454943" w:rsidP="00CE5471">
            <w:pPr>
              <w:spacing w:line="100" w:lineRule="atLeast"/>
              <w:rPr>
                <w:rFonts w:ascii="Cambria" w:hAnsi="Cambria"/>
                <w:color w:val="000000"/>
                <w:sz w:val="22"/>
                <w:szCs w:val="22"/>
              </w:rPr>
            </w:pPr>
            <w:r w:rsidRPr="00CE5471">
              <w:rPr>
                <w:rFonts w:ascii="Cambria" w:hAnsi="Cambria"/>
                <w:color w:val="000000"/>
                <w:sz w:val="22"/>
                <w:szCs w:val="22"/>
              </w:rPr>
              <w:t>É o estudante</w:t>
            </w:r>
            <w:r w:rsidR="00830317" w:rsidRPr="00CE5471">
              <w:rPr>
                <w:rFonts w:ascii="Cambria" w:hAnsi="Cambria"/>
                <w:color w:val="000000"/>
                <w:sz w:val="22"/>
                <w:szCs w:val="22"/>
              </w:rPr>
              <w:t>,</w:t>
            </w:r>
            <w:r w:rsidRPr="00CE5471">
              <w:rPr>
                <w:rFonts w:ascii="Cambria" w:hAnsi="Cambria"/>
                <w:color w:val="000000"/>
                <w:sz w:val="22"/>
                <w:szCs w:val="22"/>
              </w:rPr>
              <w:t xml:space="preserve"> que tem seus dados </w:t>
            </w:r>
            <w:r w:rsidR="0050496C" w:rsidRPr="00CE5471">
              <w:rPr>
                <w:rFonts w:ascii="Cambria" w:hAnsi="Cambria"/>
                <w:color w:val="000000"/>
                <w:sz w:val="22"/>
                <w:szCs w:val="22"/>
              </w:rPr>
              <w:t>acadêmicos</w:t>
            </w:r>
            <w:r w:rsidRPr="00CE5471">
              <w:rPr>
                <w:rFonts w:ascii="Cambria" w:hAnsi="Cambria"/>
                <w:color w:val="000000"/>
                <w:sz w:val="22"/>
                <w:szCs w:val="22"/>
              </w:rPr>
              <w:t xml:space="preserve"> cadastrados no sistema para que seja realizado o acompanhamento</w:t>
            </w:r>
            <w:r w:rsidR="00830317" w:rsidRPr="00CE5471">
              <w:rPr>
                <w:rFonts w:ascii="Cambria" w:hAnsi="Cambria"/>
                <w:color w:val="000000"/>
                <w:sz w:val="22"/>
                <w:szCs w:val="22"/>
              </w:rPr>
              <w:t xml:space="preserve"> pelos membros das CADDs</w:t>
            </w:r>
            <w:r w:rsidRPr="00CE5471">
              <w:rPr>
                <w:rFonts w:ascii="Cambria" w:hAnsi="Cambria"/>
                <w:color w:val="000000"/>
                <w:sz w:val="22"/>
                <w:szCs w:val="22"/>
              </w:rPr>
              <w:t>.</w:t>
            </w:r>
          </w:p>
        </w:tc>
      </w:tr>
    </w:tbl>
    <w:p w14:paraId="16BD45BF" w14:textId="77777777" w:rsidR="00F046DE" w:rsidRDefault="00F046DE">
      <w:pPr>
        <w:pStyle w:val="Ttulo2"/>
        <w:rPr>
          <w:b/>
          <w:i w:val="0"/>
        </w:rPr>
      </w:pPr>
      <w:bookmarkStart w:id="43" w:name="_Toc388292724"/>
      <w:bookmarkStart w:id="44" w:name="_Toc421361423"/>
      <w:bookmarkEnd w:id="43"/>
      <w:bookmarkEnd w:id="44"/>
    </w:p>
    <w:p w14:paraId="76296BA7" w14:textId="47CD4C09" w:rsidR="00F046DE" w:rsidRDefault="00F046DE">
      <w:pPr>
        <w:pStyle w:val="Ttulo2"/>
        <w:rPr>
          <w:b/>
          <w:i w:val="0"/>
        </w:rPr>
      </w:pPr>
    </w:p>
    <w:p w14:paraId="0E14C0D8" w14:textId="77777777" w:rsidR="00F162A5" w:rsidRDefault="00F162A5">
      <w:pPr>
        <w:pStyle w:val="Ttulo2"/>
        <w:rPr>
          <w:b/>
          <w:i w:val="0"/>
        </w:rPr>
      </w:pPr>
    </w:p>
    <w:p w14:paraId="4B0A7C70" w14:textId="77777777" w:rsidR="004426A3" w:rsidRDefault="004426A3">
      <w:pPr>
        <w:pStyle w:val="Ttulo2"/>
        <w:rPr>
          <w:b/>
          <w:i w:val="0"/>
        </w:rPr>
      </w:pPr>
      <w:bookmarkStart w:id="45" w:name="_Toc499593641"/>
    </w:p>
    <w:p w14:paraId="2E13D982" w14:textId="420EC0E2" w:rsidR="001648F9" w:rsidRPr="00736987" w:rsidRDefault="00830317">
      <w:pPr>
        <w:pStyle w:val="Ttulo2"/>
        <w:rPr>
          <w:b/>
          <w:i w:val="0"/>
        </w:rPr>
      </w:pPr>
      <w:r w:rsidRPr="00736987">
        <w:rPr>
          <w:b/>
          <w:i w:val="0"/>
        </w:rPr>
        <w:t>2.3 Identificação dos Casos de Uso</w:t>
      </w:r>
      <w:bookmarkEnd w:id="45"/>
    </w:p>
    <w:tbl>
      <w:tblPr>
        <w:tblW w:w="10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
        <w:gridCol w:w="2799"/>
        <w:gridCol w:w="6413"/>
      </w:tblGrid>
      <w:tr w:rsidR="00CE5471" w14:paraId="145D835B" w14:textId="77777777" w:rsidTr="003961B0">
        <w:trPr>
          <w:trHeight w:val="411"/>
        </w:trPr>
        <w:tc>
          <w:tcPr>
            <w:tcW w:w="995" w:type="dxa"/>
            <w:shd w:val="clear" w:color="auto" w:fill="DEEAF6"/>
            <w:vAlign w:val="center"/>
          </w:tcPr>
          <w:p w14:paraId="4A8C232C" w14:textId="77777777" w:rsidR="001648F9" w:rsidRPr="00CE5471" w:rsidRDefault="00830317" w:rsidP="00CE5471">
            <w:pPr>
              <w:spacing w:line="100" w:lineRule="atLeast"/>
              <w:rPr>
                <w:rFonts w:ascii="Cambria" w:hAnsi="Cambria"/>
                <w:b/>
                <w:color w:val="000000"/>
                <w:sz w:val="22"/>
                <w:szCs w:val="22"/>
              </w:rPr>
            </w:pPr>
            <w:r w:rsidRPr="00CE5471">
              <w:rPr>
                <w:rFonts w:ascii="Cambria" w:hAnsi="Cambria"/>
                <w:b/>
                <w:color w:val="000000"/>
                <w:sz w:val="22"/>
                <w:szCs w:val="22"/>
              </w:rPr>
              <w:t>Id</w:t>
            </w:r>
          </w:p>
        </w:tc>
        <w:tc>
          <w:tcPr>
            <w:tcW w:w="2799" w:type="dxa"/>
            <w:shd w:val="clear" w:color="auto" w:fill="DEEAF6"/>
            <w:vAlign w:val="center"/>
          </w:tcPr>
          <w:p w14:paraId="7D2E2BBE" w14:textId="77777777" w:rsidR="001648F9" w:rsidRPr="00CE5471" w:rsidRDefault="00830317" w:rsidP="00CE5471">
            <w:pPr>
              <w:spacing w:line="100" w:lineRule="atLeast"/>
              <w:rPr>
                <w:rFonts w:ascii="Cambria" w:hAnsi="Cambria"/>
                <w:b/>
                <w:color w:val="000000"/>
                <w:sz w:val="22"/>
                <w:szCs w:val="22"/>
              </w:rPr>
            </w:pPr>
            <w:r w:rsidRPr="00CE5471">
              <w:rPr>
                <w:rFonts w:ascii="Cambria" w:hAnsi="Cambria"/>
                <w:b/>
                <w:color w:val="000000"/>
                <w:sz w:val="22"/>
                <w:szCs w:val="22"/>
              </w:rPr>
              <w:t>Nome</w:t>
            </w:r>
          </w:p>
        </w:tc>
        <w:tc>
          <w:tcPr>
            <w:tcW w:w="6413" w:type="dxa"/>
            <w:shd w:val="clear" w:color="auto" w:fill="DEEAF6"/>
            <w:vAlign w:val="center"/>
          </w:tcPr>
          <w:p w14:paraId="6F511347" w14:textId="77777777" w:rsidR="001648F9" w:rsidRPr="00CE5471" w:rsidRDefault="00830317" w:rsidP="00CE5471">
            <w:pPr>
              <w:spacing w:line="100" w:lineRule="atLeast"/>
              <w:rPr>
                <w:rFonts w:ascii="Cambria" w:hAnsi="Cambria"/>
                <w:b/>
                <w:color w:val="000000"/>
                <w:sz w:val="22"/>
                <w:szCs w:val="22"/>
              </w:rPr>
            </w:pPr>
            <w:r w:rsidRPr="00CE5471">
              <w:rPr>
                <w:rFonts w:ascii="Cambria" w:hAnsi="Cambria"/>
                <w:b/>
                <w:color w:val="000000"/>
                <w:sz w:val="22"/>
                <w:szCs w:val="22"/>
              </w:rPr>
              <w:t>Descrição</w:t>
            </w:r>
          </w:p>
        </w:tc>
      </w:tr>
      <w:tr w:rsidR="003961B0" w14:paraId="60A42F6E" w14:textId="77777777" w:rsidTr="002D1520">
        <w:trPr>
          <w:trHeight w:val="557"/>
        </w:trPr>
        <w:tc>
          <w:tcPr>
            <w:tcW w:w="995" w:type="dxa"/>
            <w:shd w:val="clear" w:color="auto" w:fill="DEEAF6"/>
            <w:vAlign w:val="center"/>
          </w:tcPr>
          <w:p w14:paraId="3484D13C" w14:textId="64DCD932" w:rsidR="003961B0" w:rsidRPr="00CE5471" w:rsidRDefault="003961B0" w:rsidP="00CE5471">
            <w:pPr>
              <w:spacing w:line="100" w:lineRule="atLeast"/>
              <w:rPr>
                <w:rFonts w:ascii="Cambria" w:hAnsi="Cambria"/>
                <w:b/>
                <w:color w:val="000000"/>
                <w:sz w:val="22"/>
                <w:szCs w:val="22"/>
              </w:rPr>
            </w:pPr>
            <w:r>
              <w:rPr>
                <w:rFonts w:ascii="Cambria" w:hAnsi="Cambria"/>
                <w:b/>
                <w:color w:val="auto"/>
                <w:sz w:val="22"/>
                <w:szCs w:val="22"/>
              </w:rPr>
              <w:t>CSU01</w:t>
            </w:r>
          </w:p>
        </w:tc>
        <w:tc>
          <w:tcPr>
            <w:tcW w:w="2799" w:type="dxa"/>
            <w:shd w:val="clear" w:color="auto" w:fill="FFFFFF"/>
            <w:vAlign w:val="center"/>
          </w:tcPr>
          <w:p w14:paraId="665BC0D0" w14:textId="1F8FD345" w:rsidR="003961B0" w:rsidRPr="00CE5471" w:rsidRDefault="003961B0" w:rsidP="00CE5471">
            <w:pPr>
              <w:spacing w:line="100" w:lineRule="atLeast"/>
              <w:rPr>
                <w:rFonts w:ascii="Cambria" w:hAnsi="Cambria"/>
                <w:b/>
                <w:color w:val="000000"/>
                <w:sz w:val="22"/>
                <w:szCs w:val="22"/>
              </w:rPr>
            </w:pPr>
            <w:r>
              <w:rPr>
                <w:rFonts w:ascii="Cambria" w:hAnsi="Cambria"/>
                <w:b/>
                <w:color w:val="000000"/>
                <w:sz w:val="22"/>
                <w:szCs w:val="22"/>
              </w:rPr>
              <w:t>Manter CADDs</w:t>
            </w:r>
          </w:p>
        </w:tc>
        <w:tc>
          <w:tcPr>
            <w:tcW w:w="6413" w:type="dxa"/>
            <w:shd w:val="clear" w:color="auto" w:fill="FFFFFF"/>
            <w:vAlign w:val="center"/>
          </w:tcPr>
          <w:p w14:paraId="6900D97B" w14:textId="7AE932DE" w:rsidR="003961B0" w:rsidRPr="00CE5471" w:rsidRDefault="003961B0" w:rsidP="00CE5471">
            <w:pPr>
              <w:spacing w:line="100" w:lineRule="atLeast"/>
              <w:rPr>
                <w:rFonts w:ascii="Cambria" w:hAnsi="Cambria"/>
                <w:color w:val="000000"/>
                <w:sz w:val="22"/>
                <w:szCs w:val="22"/>
              </w:rPr>
            </w:pPr>
            <w:r>
              <w:rPr>
                <w:rFonts w:ascii="Cambria" w:hAnsi="Cambria"/>
                <w:color w:val="000000"/>
                <w:sz w:val="22"/>
                <w:szCs w:val="22"/>
              </w:rPr>
              <w:t>O Administrador Geral realiza as operações necessárias para manter os cadastros das CADDs no sistema.</w:t>
            </w:r>
          </w:p>
        </w:tc>
      </w:tr>
      <w:tr w:rsidR="003961B0" w14:paraId="5132D182" w14:textId="77777777" w:rsidTr="002D1520">
        <w:trPr>
          <w:trHeight w:val="557"/>
        </w:trPr>
        <w:tc>
          <w:tcPr>
            <w:tcW w:w="995" w:type="dxa"/>
            <w:shd w:val="clear" w:color="auto" w:fill="DEEAF6"/>
            <w:vAlign w:val="center"/>
          </w:tcPr>
          <w:p w14:paraId="39EC49B7" w14:textId="1993FA6E" w:rsidR="003961B0" w:rsidRPr="00CE5471" w:rsidRDefault="003961B0" w:rsidP="003961B0">
            <w:pPr>
              <w:spacing w:line="100" w:lineRule="atLeast"/>
              <w:rPr>
                <w:rFonts w:ascii="Cambria" w:hAnsi="Cambria"/>
                <w:b/>
                <w:color w:val="000000"/>
                <w:sz w:val="22"/>
                <w:szCs w:val="22"/>
              </w:rPr>
            </w:pPr>
            <w:r w:rsidRPr="00CE5471">
              <w:rPr>
                <w:rFonts w:ascii="Cambria" w:hAnsi="Cambria"/>
                <w:b/>
                <w:color w:val="000000"/>
                <w:sz w:val="22"/>
                <w:szCs w:val="22"/>
              </w:rPr>
              <w:t>CSU0</w:t>
            </w:r>
            <w:r>
              <w:rPr>
                <w:rFonts w:ascii="Cambria" w:hAnsi="Cambria"/>
                <w:b/>
                <w:color w:val="000000"/>
                <w:sz w:val="22"/>
                <w:szCs w:val="22"/>
              </w:rPr>
              <w:t>2</w:t>
            </w:r>
            <w:del w:id="46" w:author="Cristiano Cruz [2]" w:date="2017-11-15T22:32:00Z">
              <w:r w:rsidRPr="00CE5471" w:rsidDel="00E074B2">
                <w:rPr>
                  <w:rFonts w:ascii="Cambria" w:hAnsi="Cambria"/>
                  <w:b/>
                  <w:color w:val="000000"/>
                  <w:sz w:val="22"/>
                  <w:szCs w:val="22"/>
                </w:rPr>
                <w:delText>6</w:delText>
              </w:r>
            </w:del>
          </w:p>
        </w:tc>
        <w:tc>
          <w:tcPr>
            <w:tcW w:w="2799" w:type="dxa"/>
            <w:shd w:val="clear" w:color="auto" w:fill="FFFFFF"/>
            <w:vAlign w:val="center"/>
          </w:tcPr>
          <w:p w14:paraId="38D4D151" w14:textId="624DB6AE" w:rsidR="003961B0" w:rsidRPr="00CE5471" w:rsidRDefault="003961B0" w:rsidP="003961B0">
            <w:pPr>
              <w:spacing w:line="100" w:lineRule="atLeast"/>
              <w:rPr>
                <w:rFonts w:ascii="Cambria" w:hAnsi="Cambria"/>
                <w:b/>
                <w:color w:val="000000"/>
                <w:sz w:val="22"/>
                <w:szCs w:val="22"/>
              </w:rPr>
            </w:pPr>
            <w:del w:id="47" w:author="Cristiano Cruz [2]" w:date="2017-11-15T22:32:00Z">
              <w:r w:rsidRPr="00CE5471" w:rsidDel="00E074B2">
                <w:rPr>
                  <w:rFonts w:ascii="Cambria" w:hAnsi="Cambria"/>
                  <w:b/>
                  <w:color w:val="000000"/>
                  <w:sz w:val="22"/>
                  <w:szCs w:val="22"/>
                </w:rPr>
                <w:delText xml:space="preserve">Gerenciar </w:delText>
              </w:r>
            </w:del>
            <w:ins w:id="48" w:author="Cristiano Cruz [2]" w:date="2017-11-15T22:32:00Z">
              <w:r>
                <w:rPr>
                  <w:rFonts w:ascii="Cambria" w:hAnsi="Cambria"/>
                  <w:b/>
                  <w:color w:val="000000"/>
                  <w:sz w:val="22"/>
                  <w:szCs w:val="22"/>
                </w:rPr>
                <w:t>Manter</w:t>
              </w:r>
              <w:r w:rsidRPr="00CE5471">
                <w:rPr>
                  <w:rFonts w:ascii="Cambria" w:hAnsi="Cambria"/>
                  <w:b/>
                  <w:color w:val="000000"/>
                  <w:sz w:val="22"/>
                  <w:szCs w:val="22"/>
                </w:rPr>
                <w:t xml:space="preserve"> </w:t>
              </w:r>
            </w:ins>
            <w:r>
              <w:rPr>
                <w:rFonts w:ascii="Cambria" w:hAnsi="Cambria"/>
                <w:b/>
                <w:color w:val="000000"/>
                <w:sz w:val="22"/>
                <w:szCs w:val="22"/>
              </w:rPr>
              <w:t>m</w:t>
            </w:r>
            <w:r w:rsidRPr="00CE5471">
              <w:rPr>
                <w:rFonts w:ascii="Cambria" w:hAnsi="Cambria"/>
                <w:b/>
                <w:color w:val="000000"/>
                <w:sz w:val="22"/>
                <w:szCs w:val="22"/>
              </w:rPr>
              <w:t>embros da</w:t>
            </w:r>
            <w:r>
              <w:rPr>
                <w:rFonts w:ascii="Cambria" w:hAnsi="Cambria"/>
                <w:b/>
                <w:color w:val="000000"/>
                <w:sz w:val="22"/>
                <w:szCs w:val="22"/>
              </w:rPr>
              <w:t>s</w:t>
            </w:r>
            <w:r w:rsidRPr="00CE5471">
              <w:rPr>
                <w:rFonts w:ascii="Cambria" w:hAnsi="Cambria"/>
                <w:b/>
                <w:color w:val="000000"/>
                <w:sz w:val="22"/>
                <w:szCs w:val="22"/>
              </w:rPr>
              <w:t xml:space="preserve"> CADD</w:t>
            </w:r>
            <w:r>
              <w:rPr>
                <w:rFonts w:ascii="Cambria" w:hAnsi="Cambria"/>
                <w:b/>
                <w:color w:val="000000"/>
                <w:sz w:val="22"/>
                <w:szCs w:val="22"/>
              </w:rPr>
              <w:t>s</w:t>
            </w:r>
          </w:p>
        </w:tc>
        <w:tc>
          <w:tcPr>
            <w:tcW w:w="6413" w:type="dxa"/>
            <w:shd w:val="clear" w:color="auto" w:fill="FFFFFF"/>
            <w:vAlign w:val="center"/>
          </w:tcPr>
          <w:p w14:paraId="576ED01D" w14:textId="5F6D3080" w:rsidR="003961B0" w:rsidRPr="00CE5471" w:rsidRDefault="003961B0" w:rsidP="003961B0">
            <w:pPr>
              <w:spacing w:line="100" w:lineRule="atLeast"/>
              <w:rPr>
                <w:rFonts w:ascii="Cambria" w:hAnsi="Cambria"/>
                <w:color w:val="000000"/>
                <w:sz w:val="22"/>
                <w:szCs w:val="22"/>
              </w:rPr>
            </w:pPr>
            <w:r w:rsidRPr="00CE5471">
              <w:rPr>
                <w:rFonts w:ascii="Cambria" w:hAnsi="Cambria"/>
                <w:color w:val="000000"/>
                <w:sz w:val="22"/>
                <w:szCs w:val="22"/>
              </w:rPr>
              <w:t xml:space="preserve">O administrador </w:t>
            </w:r>
            <w:r>
              <w:rPr>
                <w:rFonts w:ascii="Cambria" w:hAnsi="Cambria"/>
                <w:color w:val="000000"/>
                <w:sz w:val="22"/>
                <w:szCs w:val="22"/>
              </w:rPr>
              <w:t xml:space="preserve">realiza as </w:t>
            </w:r>
            <w:r w:rsidRPr="00CE5471">
              <w:rPr>
                <w:rFonts w:ascii="Cambria" w:hAnsi="Cambria"/>
                <w:color w:val="000000"/>
                <w:sz w:val="22"/>
                <w:szCs w:val="22"/>
              </w:rPr>
              <w:t>o</w:t>
            </w:r>
            <w:r>
              <w:rPr>
                <w:rFonts w:ascii="Cambria" w:hAnsi="Cambria"/>
                <w:color w:val="000000"/>
                <w:sz w:val="22"/>
                <w:szCs w:val="22"/>
              </w:rPr>
              <w:t>perações necessárias para manter os cadastros</w:t>
            </w:r>
            <w:r w:rsidRPr="00CE5471">
              <w:rPr>
                <w:rFonts w:ascii="Cambria" w:hAnsi="Cambria"/>
                <w:color w:val="000000"/>
                <w:sz w:val="22"/>
                <w:szCs w:val="22"/>
              </w:rPr>
              <w:t xml:space="preserve"> dos membros da</w:t>
            </w:r>
            <w:r>
              <w:rPr>
                <w:rFonts w:ascii="Cambria" w:hAnsi="Cambria"/>
                <w:color w:val="000000"/>
                <w:sz w:val="22"/>
                <w:szCs w:val="22"/>
              </w:rPr>
              <w:t>s</w:t>
            </w:r>
            <w:r w:rsidRPr="00CE5471">
              <w:rPr>
                <w:rFonts w:ascii="Cambria" w:hAnsi="Cambria"/>
                <w:color w:val="000000"/>
                <w:sz w:val="22"/>
                <w:szCs w:val="22"/>
              </w:rPr>
              <w:t xml:space="preserve"> CADD</w:t>
            </w:r>
            <w:r>
              <w:rPr>
                <w:rFonts w:ascii="Cambria" w:hAnsi="Cambria"/>
                <w:color w:val="000000"/>
                <w:sz w:val="22"/>
                <w:szCs w:val="22"/>
              </w:rPr>
              <w:t>s</w:t>
            </w:r>
            <w:r w:rsidRPr="00CE5471">
              <w:rPr>
                <w:rFonts w:ascii="Cambria" w:hAnsi="Cambria"/>
                <w:color w:val="000000"/>
                <w:sz w:val="22"/>
                <w:szCs w:val="22"/>
              </w:rPr>
              <w:t>.</w:t>
            </w:r>
          </w:p>
        </w:tc>
      </w:tr>
      <w:tr w:rsidR="003961B0" w14:paraId="0A35E273" w14:textId="77777777" w:rsidTr="002D1520">
        <w:trPr>
          <w:trHeight w:val="557"/>
        </w:trPr>
        <w:tc>
          <w:tcPr>
            <w:tcW w:w="995" w:type="dxa"/>
            <w:shd w:val="clear" w:color="auto" w:fill="DEEAF6"/>
            <w:vAlign w:val="center"/>
          </w:tcPr>
          <w:p w14:paraId="6284F793" w14:textId="28860821" w:rsidR="003961B0" w:rsidRPr="00CE5471" w:rsidRDefault="003961B0" w:rsidP="003961B0">
            <w:pPr>
              <w:spacing w:line="100" w:lineRule="atLeast"/>
              <w:rPr>
                <w:rFonts w:ascii="Cambria" w:hAnsi="Cambria"/>
                <w:b/>
                <w:color w:val="000000"/>
                <w:sz w:val="22"/>
                <w:szCs w:val="22"/>
              </w:rPr>
            </w:pPr>
            <w:r>
              <w:rPr>
                <w:rFonts w:ascii="Cambria" w:hAnsi="Cambria"/>
                <w:b/>
                <w:color w:val="000000"/>
                <w:sz w:val="22"/>
                <w:szCs w:val="22"/>
              </w:rPr>
              <w:t>CSU03</w:t>
            </w:r>
          </w:p>
        </w:tc>
        <w:tc>
          <w:tcPr>
            <w:tcW w:w="2799" w:type="dxa"/>
            <w:shd w:val="clear" w:color="auto" w:fill="FFFFFF"/>
            <w:vAlign w:val="center"/>
          </w:tcPr>
          <w:p w14:paraId="221AA11D" w14:textId="77777777" w:rsidR="003961B0" w:rsidRPr="00CE5471" w:rsidRDefault="003961B0" w:rsidP="003961B0">
            <w:pPr>
              <w:spacing w:line="100" w:lineRule="atLeast"/>
              <w:rPr>
                <w:rFonts w:ascii="Cambria" w:hAnsi="Cambria"/>
                <w:b/>
                <w:color w:val="000000"/>
                <w:sz w:val="22"/>
                <w:szCs w:val="22"/>
              </w:rPr>
            </w:pPr>
            <w:r w:rsidRPr="00CE5471">
              <w:rPr>
                <w:rFonts w:ascii="Cambria" w:hAnsi="Cambria"/>
                <w:b/>
                <w:color w:val="000000"/>
                <w:sz w:val="22"/>
                <w:szCs w:val="22"/>
              </w:rPr>
              <w:t>Carregar dados do Sistema Acadêmico (SIE)</w:t>
            </w:r>
          </w:p>
        </w:tc>
        <w:tc>
          <w:tcPr>
            <w:tcW w:w="6413" w:type="dxa"/>
            <w:shd w:val="clear" w:color="auto" w:fill="FFFFFF"/>
            <w:vAlign w:val="center"/>
          </w:tcPr>
          <w:p w14:paraId="72A39FC9" w14:textId="7514FCC2" w:rsidR="003961B0" w:rsidRPr="00CE5471" w:rsidRDefault="003961B0" w:rsidP="003961B0">
            <w:pPr>
              <w:spacing w:line="100" w:lineRule="atLeast"/>
              <w:rPr>
                <w:rFonts w:ascii="Cambria" w:hAnsi="Cambria"/>
                <w:color w:val="000000"/>
                <w:sz w:val="22"/>
                <w:szCs w:val="22"/>
              </w:rPr>
            </w:pPr>
            <w:r w:rsidRPr="00CE5471">
              <w:rPr>
                <w:rFonts w:ascii="Cambria" w:hAnsi="Cambria"/>
                <w:color w:val="000000"/>
                <w:sz w:val="22"/>
                <w:szCs w:val="22"/>
              </w:rPr>
              <w:t xml:space="preserve">O administrador do sistema realiza as importações </w:t>
            </w:r>
            <w:r>
              <w:rPr>
                <w:rFonts w:ascii="Cambria" w:hAnsi="Cambria"/>
                <w:color w:val="000000"/>
                <w:sz w:val="22"/>
                <w:szCs w:val="22"/>
              </w:rPr>
              <w:t>dos arquivos exportado</w:t>
            </w:r>
            <w:r w:rsidRPr="00CE5471">
              <w:rPr>
                <w:rFonts w:ascii="Cambria" w:hAnsi="Cambria"/>
                <w:color w:val="000000"/>
                <w:sz w:val="22"/>
                <w:szCs w:val="22"/>
              </w:rPr>
              <w:t>s do sistema acadêmico (SIE)</w:t>
            </w:r>
            <w:r>
              <w:rPr>
                <w:rFonts w:ascii="Cambria" w:hAnsi="Cambria"/>
                <w:color w:val="000000"/>
                <w:sz w:val="22"/>
                <w:szCs w:val="22"/>
              </w:rPr>
              <w:t>, com as informações dos cursos e de seus alunos</w:t>
            </w:r>
            <w:r w:rsidRPr="00CE5471">
              <w:rPr>
                <w:rFonts w:ascii="Cambria" w:hAnsi="Cambria"/>
                <w:color w:val="000000"/>
                <w:sz w:val="22"/>
                <w:szCs w:val="22"/>
              </w:rPr>
              <w:t>.</w:t>
            </w:r>
          </w:p>
        </w:tc>
      </w:tr>
      <w:tr w:rsidR="003961B0" w14:paraId="7A7214BE" w14:textId="77777777" w:rsidTr="002D1520">
        <w:trPr>
          <w:trHeight w:val="497"/>
        </w:trPr>
        <w:tc>
          <w:tcPr>
            <w:tcW w:w="995" w:type="dxa"/>
            <w:shd w:val="clear" w:color="auto" w:fill="DEEAF6"/>
            <w:vAlign w:val="center"/>
          </w:tcPr>
          <w:p w14:paraId="503D1624" w14:textId="35116F48" w:rsidR="003961B0" w:rsidRPr="00CE5471" w:rsidRDefault="003961B0" w:rsidP="003961B0">
            <w:pPr>
              <w:spacing w:line="100" w:lineRule="atLeast"/>
              <w:rPr>
                <w:rFonts w:ascii="Cambria" w:hAnsi="Cambria"/>
                <w:b/>
                <w:color w:val="000000"/>
                <w:sz w:val="22"/>
                <w:szCs w:val="22"/>
              </w:rPr>
            </w:pPr>
            <w:r>
              <w:rPr>
                <w:rFonts w:ascii="Cambria" w:hAnsi="Cambria"/>
                <w:b/>
                <w:color w:val="000000"/>
                <w:sz w:val="22"/>
                <w:szCs w:val="22"/>
              </w:rPr>
              <w:t>CSU04</w:t>
            </w:r>
          </w:p>
        </w:tc>
        <w:tc>
          <w:tcPr>
            <w:tcW w:w="2799" w:type="dxa"/>
            <w:shd w:val="clear" w:color="auto" w:fill="FFFFFF"/>
            <w:vAlign w:val="center"/>
          </w:tcPr>
          <w:p w14:paraId="52873E0A" w14:textId="7ACBB22C" w:rsidR="003961B0" w:rsidRPr="00CE5471" w:rsidRDefault="003961B0" w:rsidP="003961B0">
            <w:pPr>
              <w:spacing w:line="100" w:lineRule="atLeast"/>
              <w:ind w:hanging="10"/>
              <w:rPr>
                <w:rFonts w:ascii="Cambria" w:hAnsi="Cambria"/>
                <w:b/>
                <w:color w:val="000000"/>
                <w:sz w:val="22"/>
                <w:szCs w:val="22"/>
              </w:rPr>
            </w:pPr>
            <w:r>
              <w:rPr>
                <w:rFonts w:ascii="Cambria" w:hAnsi="Cambria"/>
                <w:b/>
                <w:color w:val="000000"/>
                <w:sz w:val="22"/>
                <w:szCs w:val="22"/>
              </w:rPr>
              <w:t>Gerar Relatórios</w:t>
            </w:r>
          </w:p>
        </w:tc>
        <w:tc>
          <w:tcPr>
            <w:tcW w:w="6413" w:type="dxa"/>
            <w:shd w:val="clear" w:color="auto" w:fill="FFFFFF"/>
            <w:vAlign w:val="center"/>
          </w:tcPr>
          <w:p w14:paraId="2963F31B" w14:textId="5D632769" w:rsidR="003961B0" w:rsidRPr="00CE5471" w:rsidRDefault="003961B0" w:rsidP="003961B0">
            <w:pPr>
              <w:spacing w:line="100" w:lineRule="atLeast"/>
              <w:rPr>
                <w:rFonts w:ascii="Cambria" w:hAnsi="Cambria"/>
                <w:color w:val="000000"/>
                <w:sz w:val="22"/>
                <w:szCs w:val="22"/>
              </w:rPr>
            </w:pPr>
            <w:r>
              <w:rPr>
                <w:rFonts w:ascii="Cambria" w:hAnsi="Cambria"/>
                <w:color w:val="000000"/>
                <w:sz w:val="22"/>
                <w:szCs w:val="22"/>
              </w:rPr>
              <w:t xml:space="preserve">Um </w:t>
            </w:r>
            <w:r w:rsidR="00A935C7">
              <w:rPr>
                <w:rFonts w:ascii="Cambria" w:hAnsi="Cambria"/>
                <w:color w:val="000000"/>
                <w:sz w:val="22"/>
                <w:szCs w:val="22"/>
              </w:rPr>
              <w:t xml:space="preserve">membro de uma </w:t>
            </w:r>
            <w:r w:rsidRPr="00CE5471">
              <w:rPr>
                <w:rFonts w:ascii="Cambria" w:hAnsi="Cambria"/>
                <w:color w:val="000000"/>
                <w:sz w:val="22"/>
                <w:szCs w:val="22"/>
              </w:rPr>
              <w:t xml:space="preserve">CADD </w:t>
            </w:r>
            <w:r w:rsidR="00A935C7">
              <w:rPr>
                <w:rFonts w:ascii="Cambria" w:hAnsi="Cambria"/>
                <w:color w:val="000000"/>
                <w:sz w:val="22"/>
                <w:szCs w:val="22"/>
              </w:rPr>
              <w:t xml:space="preserve">específica </w:t>
            </w:r>
            <w:r>
              <w:rPr>
                <w:rFonts w:ascii="Cambria" w:hAnsi="Cambria"/>
                <w:color w:val="000000"/>
                <w:sz w:val="22"/>
                <w:szCs w:val="22"/>
              </w:rPr>
              <w:t xml:space="preserve">gera </w:t>
            </w:r>
            <w:r w:rsidR="00084740">
              <w:rPr>
                <w:rFonts w:ascii="Cambria" w:hAnsi="Cambria"/>
                <w:color w:val="000000"/>
                <w:sz w:val="22"/>
                <w:szCs w:val="22"/>
              </w:rPr>
              <w:t xml:space="preserve">um </w:t>
            </w:r>
            <w:r w:rsidRPr="00CE5471">
              <w:rPr>
                <w:rFonts w:ascii="Cambria" w:hAnsi="Cambria"/>
                <w:color w:val="000000"/>
                <w:sz w:val="22"/>
                <w:szCs w:val="22"/>
              </w:rPr>
              <w:t xml:space="preserve">relatório </w:t>
            </w:r>
            <w:r w:rsidR="00084740">
              <w:rPr>
                <w:rFonts w:ascii="Cambria" w:hAnsi="Cambria"/>
                <w:color w:val="000000"/>
                <w:sz w:val="22"/>
                <w:szCs w:val="22"/>
              </w:rPr>
              <w:t>desejado</w:t>
            </w:r>
            <w:r>
              <w:rPr>
                <w:rFonts w:ascii="Cambria" w:hAnsi="Cambria"/>
                <w:color w:val="000000"/>
                <w:sz w:val="22"/>
                <w:szCs w:val="22"/>
              </w:rPr>
              <w:t>, de acordo com os filtros selecionados</w:t>
            </w:r>
            <w:r w:rsidRPr="00CE5471">
              <w:rPr>
                <w:rFonts w:ascii="Cambria" w:hAnsi="Cambria"/>
                <w:color w:val="000000"/>
                <w:sz w:val="22"/>
                <w:szCs w:val="22"/>
              </w:rPr>
              <w:t>.</w:t>
            </w:r>
          </w:p>
        </w:tc>
      </w:tr>
      <w:tr w:rsidR="003961B0" w14:paraId="2B1B9767" w14:textId="77777777" w:rsidTr="002D1520">
        <w:trPr>
          <w:trHeight w:val="70"/>
        </w:trPr>
        <w:tc>
          <w:tcPr>
            <w:tcW w:w="995" w:type="dxa"/>
            <w:shd w:val="clear" w:color="auto" w:fill="DEEAF6"/>
            <w:vAlign w:val="center"/>
          </w:tcPr>
          <w:p w14:paraId="0592B73C" w14:textId="4C188EED" w:rsidR="003961B0" w:rsidRPr="00CE5471" w:rsidRDefault="003961B0" w:rsidP="003961B0">
            <w:pPr>
              <w:spacing w:line="100" w:lineRule="atLeast"/>
              <w:rPr>
                <w:rFonts w:ascii="Cambria" w:hAnsi="Cambria"/>
                <w:b/>
                <w:color w:val="000000"/>
                <w:sz w:val="22"/>
                <w:szCs w:val="22"/>
              </w:rPr>
            </w:pPr>
            <w:r>
              <w:rPr>
                <w:rFonts w:ascii="Cambria" w:hAnsi="Cambria"/>
                <w:b/>
                <w:color w:val="000000"/>
                <w:sz w:val="22"/>
                <w:szCs w:val="22"/>
              </w:rPr>
              <w:t>CSU05</w:t>
            </w:r>
          </w:p>
        </w:tc>
        <w:tc>
          <w:tcPr>
            <w:tcW w:w="2799" w:type="dxa"/>
            <w:shd w:val="clear" w:color="auto" w:fill="FFFFFF"/>
            <w:vAlign w:val="center"/>
          </w:tcPr>
          <w:p w14:paraId="688C3629" w14:textId="716DB3A1" w:rsidR="003961B0" w:rsidRPr="00CE5471" w:rsidRDefault="003961B0" w:rsidP="003961B0">
            <w:pPr>
              <w:spacing w:line="100" w:lineRule="atLeast"/>
              <w:ind w:hanging="10"/>
              <w:rPr>
                <w:rFonts w:ascii="Cambria" w:hAnsi="Cambria"/>
                <w:b/>
                <w:color w:val="000000"/>
                <w:sz w:val="22"/>
                <w:szCs w:val="22"/>
              </w:rPr>
            </w:pPr>
            <w:del w:id="49" w:author="Cristiano Cruz [2]" w:date="2017-11-15T22:29:00Z">
              <w:r w:rsidRPr="00CE5471" w:rsidDel="00E074B2">
                <w:rPr>
                  <w:rFonts w:ascii="Cambria" w:hAnsi="Cambria"/>
                  <w:b/>
                  <w:color w:val="000000"/>
                  <w:sz w:val="22"/>
                  <w:szCs w:val="22"/>
                </w:rPr>
                <w:delText xml:space="preserve">Cadastrar </w:delText>
              </w:r>
            </w:del>
            <w:ins w:id="50" w:author="Cristiano Cruz [2]" w:date="2017-11-15T22:29:00Z">
              <w:r>
                <w:rPr>
                  <w:rFonts w:ascii="Cambria" w:hAnsi="Cambria"/>
                  <w:b/>
                  <w:color w:val="000000"/>
                  <w:sz w:val="22"/>
                  <w:szCs w:val="22"/>
                </w:rPr>
                <w:t>Manter</w:t>
              </w:r>
              <w:r w:rsidRPr="00CE5471">
                <w:rPr>
                  <w:rFonts w:ascii="Cambria" w:hAnsi="Cambria"/>
                  <w:b/>
                  <w:color w:val="000000"/>
                  <w:sz w:val="22"/>
                  <w:szCs w:val="22"/>
                </w:rPr>
                <w:t xml:space="preserve"> </w:t>
              </w:r>
            </w:ins>
            <w:r w:rsidRPr="00CE5471">
              <w:rPr>
                <w:rFonts w:ascii="Cambria" w:hAnsi="Cambria"/>
                <w:b/>
                <w:color w:val="000000"/>
                <w:sz w:val="22"/>
                <w:szCs w:val="22"/>
              </w:rPr>
              <w:t>Reuni</w:t>
            </w:r>
            <w:ins w:id="51" w:author="Cristiano Cruz [2]" w:date="2017-11-15T22:30:00Z">
              <w:r>
                <w:rPr>
                  <w:rFonts w:ascii="Cambria" w:hAnsi="Cambria"/>
                  <w:b/>
                  <w:color w:val="000000"/>
                  <w:sz w:val="22"/>
                  <w:szCs w:val="22"/>
                </w:rPr>
                <w:t>ões</w:t>
              </w:r>
            </w:ins>
            <w:del w:id="52" w:author="Cristiano Cruz [2]" w:date="2017-11-15T22:30:00Z">
              <w:r w:rsidRPr="00CE5471" w:rsidDel="00E074B2">
                <w:rPr>
                  <w:rFonts w:ascii="Cambria" w:hAnsi="Cambria"/>
                  <w:b/>
                  <w:color w:val="000000"/>
                  <w:sz w:val="22"/>
                  <w:szCs w:val="22"/>
                </w:rPr>
                <w:delText>ão</w:delText>
              </w:r>
            </w:del>
          </w:p>
        </w:tc>
        <w:tc>
          <w:tcPr>
            <w:tcW w:w="6413" w:type="dxa"/>
            <w:shd w:val="clear" w:color="auto" w:fill="FFFFFF"/>
            <w:vAlign w:val="center"/>
          </w:tcPr>
          <w:p w14:paraId="6606BA07" w14:textId="64FADC3F" w:rsidR="003961B0" w:rsidRPr="00CE5471" w:rsidRDefault="00A935C7" w:rsidP="003961B0">
            <w:pPr>
              <w:spacing w:line="100" w:lineRule="atLeast"/>
              <w:rPr>
                <w:rFonts w:ascii="Cambria" w:hAnsi="Cambria"/>
                <w:color w:val="000000"/>
                <w:sz w:val="22"/>
                <w:szCs w:val="22"/>
              </w:rPr>
            </w:pPr>
            <w:r>
              <w:rPr>
                <w:rFonts w:ascii="Cambria" w:hAnsi="Cambria"/>
                <w:color w:val="000000"/>
                <w:sz w:val="22"/>
                <w:szCs w:val="22"/>
              </w:rPr>
              <w:t xml:space="preserve">Um membro de uma CADD específica </w:t>
            </w:r>
            <w:r w:rsidR="003961B0">
              <w:rPr>
                <w:rFonts w:ascii="Cambria" w:hAnsi="Cambria"/>
                <w:color w:val="000000"/>
                <w:sz w:val="22"/>
                <w:szCs w:val="22"/>
              </w:rPr>
              <w:t xml:space="preserve">realiza as </w:t>
            </w:r>
            <w:r w:rsidR="003961B0" w:rsidRPr="00CE5471">
              <w:rPr>
                <w:rFonts w:ascii="Cambria" w:hAnsi="Cambria"/>
                <w:color w:val="000000"/>
                <w:sz w:val="22"/>
                <w:szCs w:val="22"/>
              </w:rPr>
              <w:t>o</w:t>
            </w:r>
            <w:r w:rsidR="003961B0">
              <w:rPr>
                <w:rFonts w:ascii="Cambria" w:hAnsi="Cambria"/>
                <w:color w:val="000000"/>
                <w:sz w:val="22"/>
                <w:szCs w:val="22"/>
              </w:rPr>
              <w:t xml:space="preserve">perações necessárias para manter </w:t>
            </w:r>
            <w:r>
              <w:rPr>
                <w:rFonts w:ascii="Cambria" w:hAnsi="Cambria"/>
                <w:color w:val="000000"/>
                <w:sz w:val="22"/>
                <w:szCs w:val="22"/>
              </w:rPr>
              <w:t>as reuniões de orientações aos alunos que se encontram nas faixas críticas</w:t>
            </w:r>
            <w:r w:rsidR="003961B0" w:rsidRPr="00CE5471">
              <w:rPr>
                <w:rFonts w:ascii="Cambria" w:hAnsi="Cambria"/>
                <w:color w:val="000000"/>
                <w:sz w:val="22"/>
                <w:szCs w:val="22"/>
              </w:rPr>
              <w:t>.</w:t>
            </w:r>
          </w:p>
        </w:tc>
      </w:tr>
      <w:tr w:rsidR="003961B0" w14:paraId="048D4F79" w14:textId="77777777" w:rsidTr="002D1520">
        <w:trPr>
          <w:trHeight w:val="497"/>
        </w:trPr>
        <w:tc>
          <w:tcPr>
            <w:tcW w:w="995" w:type="dxa"/>
            <w:shd w:val="clear" w:color="auto" w:fill="DEEAF6"/>
            <w:vAlign w:val="center"/>
          </w:tcPr>
          <w:p w14:paraId="5C8C23BB" w14:textId="1BA5F76D" w:rsidR="003961B0" w:rsidRPr="00CE5471" w:rsidRDefault="00A935C7" w:rsidP="003961B0">
            <w:pPr>
              <w:spacing w:line="100" w:lineRule="atLeast"/>
              <w:rPr>
                <w:rFonts w:ascii="Cambria" w:hAnsi="Cambria"/>
                <w:b/>
                <w:color w:val="000000"/>
                <w:sz w:val="22"/>
                <w:szCs w:val="22"/>
              </w:rPr>
            </w:pPr>
            <w:r>
              <w:rPr>
                <w:rFonts w:ascii="Cambria" w:hAnsi="Cambria"/>
                <w:b/>
                <w:color w:val="000000"/>
                <w:sz w:val="22"/>
                <w:szCs w:val="22"/>
              </w:rPr>
              <w:t>CSU06</w:t>
            </w:r>
          </w:p>
        </w:tc>
        <w:tc>
          <w:tcPr>
            <w:tcW w:w="2799" w:type="dxa"/>
            <w:shd w:val="clear" w:color="auto" w:fill="FFFFFF"/>
            <w:vAlign w:val="center"/>
          </w:tcPr>
          <w:p w14:paraId="0743AA8F" w14:textId="6E8B5216" w:rsidR="003961B0" w:rsidRPr="00CE5471" w:rsidRDefault="003961B0" w:rsidP="003961B0">
            <w:pPr>
              <w:spacing w:line="100" w:lineRule="atLeast"/>
              <w:ind w:hanging="10"/>
              <w:rPr>
                <w:rFonts w:ascii="Cambria" w:hAnsi="Cambria"/>
                <w:b/>
                <w:color w:val="000000"/>
                <w:sz w:val="22"/>
                <w:szCs w:val="22"/>
              </w:rPr>
            </w:pPr>
            <w:del w:id="53" w:author="Cristiano Cruz [2]" w:date="2017-11-15T22:30:00Z">
              <w:r w:rsidRPr="00CE5471" w:rsidDel="00E074B2">
                <w:rPr>
                  <w:rFonts w:ascii="Cambria" w:hAnsi="Cambria"/>
                  <w:b/>
                  <w:color w:val="000000"/>
                  <w:sz w:val="22"/>
                  <w:szCs w:val="22"/>
                </w:rPr>
                <w:delText xml:space="preserve">Cadastrar </w:delText>
              </w:r>
            </w:del>
            <w:r w:rsidR="002D1520">
              <w:rPr>
                <w:rFonts w:ascii="Cambria" w:hAnsi="Cambria"/>
                <w:b/>
                <w:color w:val="000000"/>
                <w:sz w:val="22"/>
                <w:szCs w:val="22"/>
              </w:rPr>
              <w:t>Cadastrar ATA de Reunião</w:t>
            </w:r>
          </w:p>
        </w:tc>
        <w:tc>
          <w:tcPr>
            <w:tcW w:w="6413" w:type="dxa"/>
            <w:shd w:val="clear" w:color="auto" w:fill="FFFFFF"/>
            <w:vAlign w:val="center"/>
          </w:tcPr>
          <w:p w14:paraId="49F2D976" w14:textId="1E2273A2" w:rsidR="003961B0" w:rsidRPr="00CE5471" w:rsidRDefault="00A935C7" w:rsidP="003961B0">
            <w:pPr>
              <w:spacing w:line="100" w:lineRule="atLeast"/>
              <w:rPr>
                <w:rFonts w:ascii="Cambria" w:hAnsi="Cambria"/>
                <w:color w:val="000000"/>
                <w:sz w:val="22"/>
                <w:szCs w:val="22"/>
              </w:rPr>
            </w:pPr>
            <w:r>
              <w:rPr>
                <w:rFonts w:ascii="Cambria" w:hAnsi="Cambria"/>
                <w:color w:val="000000"/>
                <w:sz w:val="22"/>
                <w:szCs w:val="22"/>
              </w:rPr>
              <w:t xml:space="preserve">Um membro de uma CADD específica </w:t>
            </w:r>
            <w:r w:rsidR="002D1520">
              <w:rPr>
                <w:rFonts w:ascii="Cambria" w:hAnsi="Cambria"/>
                <w:color w:val="000000"/>
                <w:sz w:val="22"/>
                <w:szCs w:val="22"/>
              </w:rPr>
              <w:t>cadastra a ATA da reunião realizada no registro da reunião.</w:t>
            </w:r>
          </w:p>
        </w:tc>
      </w:tr>
      <w:tr w:rsidR="002D1520" w14:paraId="5631CA5B" w14:textId="77777777" w:rsidTr="002D1520">
        <w:trPr>
          <w:trHeight w:val="497"/>
        </w:trPr>
        <w:tc>
          <w:tcPr>
            <w:tcW w:w="995" w:type="dxa"/>
            <w:shd w:val="clear" w:color="auto" w:fill="DEEAF6"/>
            <w:vAlign w:val="center"/>
          </w:tcPr>
          <w:p w14:paraId="3C2E9300" w14:textId="0FF62B02" w:rsidR="002D1520" w:rsidRPr="00CE5471" w:rsidRDefault="002D1520" w:rsidP="002D1520">
            <w:pPr>
              <w:spacing w:line="100" w:lineRule="atLeast"/>
              <w:rPr>
                <w:rFonts w:ascii="Cambria" w:hAnsi="Cambria"/>
                <w:b/>
                <w:color w:val="000000"/>
                <w:sz w:val="22"/>
                <w:szCs w:val="22"/>
              </w:rPr>
            </w:pPr>
            <w:r>
              <w:rPr>
                <w:rFonts w:ascii="Cambria" w:hAnsi="Cambria"/>
                <w:b/>
                <w:color w:val="000000"/>
                <w:sz w:val="22"/>
                <w:szCs w:val="22"/>
              </w:rPr>
              <w:t>CSU07</w:t>
            </w:r>
          </w:p>
        </w:tc>
        <w:tc>
          <w:tcPr>
            <w:tcW w:w="2799" w:type="dxa"/>
            <w:shd w:val="clear" w:color="auto" w:fill="FFFFFF"/>
            <w:vAlign w:val="center"/>
          </w:tcPr>
          <w:p w14:paraId="61CA29C2" w14:textId="41464DFF" w:rsidR="002D1520" w:rsidRPr="00CE5471" w:rsidRDefault="002D1520" w:rsidP="002D1520">
            <w:pPr>
              <w:spacing w:line="100" w:lineRule="atLeast"/>
              <w:ind w:hanging="10"/>
              <w:rPr>
                <w:rFonts w:ascii="Cambria" w:hAnsi="Cambria"/>
                <w:b/>
                <w:color w:val="000000"/>
                <w:sz w:val="22"/>
                <w:szCs w:val="22"/>
              </w:rPr>
            </w:pPr>
            <w:del w:id="54" w:author="Cristiano Cruz [2]" w:date="2017-11-15T22:30:00Z">
              <w:r w:rsidRPr="00CE5471" w:rsidDel="00E074B2">
                <w:rPr>
                  <w:rFonts w:ascii="Cambria" w:hAnsi="Cambria"/>
                  <w:b/>
                  <w:color w:val="000000"/>
                  <w:sz w:val="22"/>
                  <w:szCs w:val="22"/>
                </w:rPr>
                <w:delText xml:space="preserve">Cadastrar </w:delText>
              </w:r>
            </w:del>
            <w:ins w:id="55" w:author="Cristiano Cruz [2]" w:date="2017-11-15T22:30:00Z">
              <w:r>
                <w:rPr>
                  <w:rFonts w:ascii="Cambria" w:hAnsi="Cambria"/>
                  <w:b/>
                  <w:color w:val="000000"/>
                  <w:sz w:val="22"/>
                  <w:szCs w:val="22"/>
                </w:rPr>
                <w:t>Manter</w:t>
              </w:r>
              <w:r w:rsidRPr="00CE5471">
                <w:rPr>
                  <w:rFonts w:ascii="Cambria" w:hAnsi="Cambria"/>
                  <w:b/>
                  <w:color w:val="000000"/>
                  <w:sz w:val="22"/>
                  <w:szCs w:val="22"/>
                </w:rPr>
                <w:t xml:space="preserve"> </w:t>
              </w:r>
            </w:ins>
            <w:r w:rsidRPr="00CE5471">
              <w:rPr>
                <w:rFonts w:ascii="Cambria" w:hAnsi="Cambria"/>
                <w:b/>
                <w:color w:val="000000"/>
                <w:sz w:val="22"/>
                <w:szCs w:val="22"/>
              </w:rPr>
              <w:t>Atendimento</w:t>
            </w:r>
            <w:ins w:id="56" w:author="Cristiano Cruz [2]" w:date="2017-11-15T22:30:00Z">
              <w:r>
                <w:rPr>
                  <w:rFonts w:ascii="Cambria" w:hAnsi="Cambria"/>
                  <w:b/>
                  <w:color w:val="000000"/>
                  <w:sz w:val="22"/>
                  <w:szCs w:val="22"/>
                </w:rPr>
                <w:t>s</w:t>
              </w:r>
            </w:ins>
          </w:p>
        </w:tc>
        <w:tc>
          <w:tcPr>
            <w:tcW w:w="6413" w:type="dxa"/>
            <w:shd w:val="clear" w:color="auto" w:fill="FFFFFF"/>
            <w:vAlign w:val="center"/>
          </w:tcPr>
          <w:p w14:paraId="23B0F19D" w14:textId="098D98C9" w:rsidR="002D1520" w:rsidRPr="00CE5471" w:rsidRDefault="002D1520" w:rsidP="002D1520">
            <w:pPr>
              <w:spacing w:line="100" w:lineRule="atLeast"/>
              <w:rPr>
                <w:rFonts w:ascii="Cambria" w:hAnsi="Cambria"/>
                <w:color w:val="000000"/>
                <w:sz w:val="22"/>
                <w:szCs w:val="22"/>
              </w:rPr>
            </w:pPr>
            <w:r>
              <w:rPr>
                <w:rFonts w:ascii="Cambria" w:hAnsi="Cambria"/>
                <w:color w:val="000000"/>
                <w:sz w:val="22"/>
                <w:szCs w:val="22"/>
              </w:rPr>
              <w:t xml:space="preserve">Um membro de uma CADD específica realiza as </w:t>
            </w:r>
            <w:r w:rsidRPr="00CE5471">
              <w:rPr>
                <w:rFonts w:ascii="Cambria" w:hAnsi="Cambria"/>
                <w:color w:val="000000"/>
                <w:sz w:val="22"/>
                <w:szCs w:val="22"/>
              </w:rPr>
              <w:t>o</w:t>
            </w:r>
            <w:r>
              <w:rPr>
                <w:rFonts w:ascii="Cambria" w:hAnsi="Cambria"/>
                <w:color w:val="000000"/>
                <w:sz w:val="22"/>
                <w:szCs w:val="22"/>
              </w:rPr>
              <w:t>perações necessárias para manter as reuniões de orientações aos alunos que se encontram nas faixas críticas</w:t>
            </w:r>
            <w:r w:rsidRPr="00CE5471">
              <w:rPr>
                <w:rFonts w:ascii="Cambria" w:hAnsi="Cambria"/>
                <w:color w:val="000000"/>
                <w:sz w:val="22"/>
                <w:szCs w:val="22"/>
              </w:rPr>
              <w:t>.</w:t>
            </w:r>
          </w:p>
        </w:tc>
      </w:tr>
      <w:tr w:rsidR="002D1520" w14:paraId="6C979C38" w14:textId="77777777" w:rsidTr="002D1520">
        <w:trPr>
          <w:trHeight w:val="497"/>
        </w:trPr>
        <w:tc>
          <w:tcPr>
            <w:tcW w:w="995" w:type="dxa"/>
            <w:shd w:val="clear" w:color="auto" w:fill="DEEAF6"/>
            <w:vAlign w:val="center"/>
          </w:tcPr>
          <w:p w14:paraId="552DCBCD" w14:textId="37B4FA3D" w:rsidR="002D1520" w:rsidRPr="00CE5471" w:rsidRDefault="002D1520" w:rsidP="002D1520">
            <w:pPr>
              <w:spacing w:line="100" w:lineRule="atLeast"/>
              <w:rPr>
                <w:rFonts w:ascii="Cambria" w:hAnsi="Cambria"/>
                <w:b/>
                <w:color w:val="000000"/>
                <w:sz w:val="22"/>
                <w:szCs w:val="22"/>
              </w:rPr>
            </w:pPr>
            <w:r w:rsidRPr="00CE5471">
              <w:rPr>
                <w:rFonts w:ascii="Cambria" w:hAnsi="Cambria"/>
                <w:b/>
                <w:color w:val="000000"/>
                <w:sz w:val="22"/>
                <w:szCs w:val="22"/>
              </w:rPr>
              <w:t>CSU0</w:t>
            </w:r>
            <w:r>
              <w:rPr>
                <w:rFonts w:ascii="Cambria" w:hAnsi="Cambria"/>
                <w:b/>
                <w:color w:val="000000"/>
                <w:sz w:val="22"/>
                <w:szCs w:val="22"/>
              </w:rPr>
              <w:t>8</w:t>
            </w:r>
            <w:del w:id="57" w:author="Cristiano Cruz [2]" w:date="2017-11-15T22:32:00Z">
              <w:r w:rsidRPr="00CE5471" w:rsidDel="00E074B2">
                <w:rPr>
                  <w:rFonts w:ascii="Cambria" w:hAnsi="Cambria"/>
                  <w:b/>
                  <w:color w:val="000000"/>
                  <w:sz w:val="22"/>
                  <w:szCs w:val="22"/>
                </w:rPr>
                <w:delText>7</w:delText>
              </w:r>
            </w:del>
          </w:p>
        </w:tc>
        <w:tc>
          <w:tcPr>
            <w:tcW w:w="2799" w:type="dxa"/>
            <w:shd w:val="clear" w:color="auto" w:fill="FFFFFF"/>
            <w:vAlign w:val="center"/>
          </w:tcPr>
          <w:p w14:paraId="58F059DA" w14:textId="77777777" w:rsidR="002D1520" w:rsidRPr="00CE5471" w:rsidRDefault="002D1520" w:rsidP="002D1520">
            <w:pPr>
              <w:spacing w:line="100" w:lineRule="atLeast"/>
              <w:ind w:hanging="10"/>
              <w:rPr>
                <w:rFonts w:ascii="Cambria" w:hAnsi="Cambria"/>
                <w:b/>
                <w:color w:val="000000"/>
                <w:sz w:val="22"/>
                <w:szCs w:val="22"/>
              </w:rPr>
            </w:pPr>
            <w:del w:id="58" w:author="Cristiano Cruz [2]" w:date="2017-11-15T22:32:00Z">
              <w:r w:rsidRPr="00CE5471" w:rsidDel="00E074B2">
                <w:rPr>
                  <w:rFonts w:ascii="Cambria" w:hAnsi="Cambria"/>
                  <w:b/>
                  <w:color w:val="000000"/>
                  <w:sz w:val="22"/>
                  <w:szCs w:val="22"/>
                </w:rPr>
                <w:delText xml:space="preserve">Cadastrar </w:delText>
              </w:r>
            </w:del>
            <w:ins w:id="59" w:author="Cristiano Cruz [2]" w:date="2017-11-15T22:32:00Z">
              <w:r>
                <w:rPr>
                  <w:rFonts w:ascii="Cambria" w:hAnsi="Cambria"/>
                  <w:b/>
                  <w:color w:val="000000"/>
                  <w:sz w:val="22"/>
                  <w:szCs w:val="22"/>
                </w:rPr>
                <w:t>Manter</w:t>
              </w:r>
              <w:r w:rsidRPr="00CE5471">
                <w:rPr>
                  <w:rFonts w:ascii="Cambria" w:hAnsi="Cambria"/>
                  <w:b/>
                  <w:color w:val="000000"/>
                  <w:sz w:val="22"/>
                  <w:szCs w:val="22"/>
                </w:rPr>
                <w:t xml:space="preserve"> </w:t>
              </w:r>
            </w:ins>
            <w:r w:rsidRPr="00CE5471">
              <w:rPr>
                <w:rFonts w:ascii="Cambria" w:hAnsi="Cambria"/>
                <w:b/>
                <w:color w:val="000000"/>
                <w:sz w:val="22"/>
                <w:szCs w:val="22"/>
              </w:rPr>
              <w:t>Plano de Estudos</w:t>
            </w:r>
          </w:p>
        </w:tc>
        <w:tc>
          <w:tcPr>
            <w:tcW w:w="6413" w:type="dxa"/>
            <w:shd w:val="clear" w:color="auto" w:fill="FFFFFF"/>
            <w:vAlign w:val="center"/>
          </w:tcPr>
          <w:p w14:paraId="17B3ECFE" w14:textId="124B767F" w:rsidR="002D1520" w:rsidRPr="00CE5471" w:rsidRDefault="002D1520" w:rsidP="002D1520">
            <w:pPr>
              <w:spacing w:line="100" w:lineRule="atLeast"/>
              <w:rPr>
                <w:rFonts w:ascii="Cambria" w:hAnsi="Cambria"/>
                <w:color w:val="000000"/>
                <w:sz w:val="22"/>
                <w:szCs w:val="22"/>
              </w:rPr>
            </w:pPr>
            <w:r w:rsidRPr="00CE5471">
              <w:rPr>
                <w:rFonts w:ascii="Cambria" w:hAnsi="Cambria"/>
                <w:color w:val="000000"/>
                <w:sz w:val="22"/>
                <w:szCs w:val="22"/>
              </w:rPr>
              <w:t xml:space="preserve">O aluno </w:t>
            </w:r>
            <w:r>
              <w:rPr>
                <w:rFonts w:ascii="Cambria" w:hAnsi="Cambria"/>
                <w:color w:val="000000"/>
                <w:sz w:val="22"/>
                <w:szCs w:val="22"/>
              </w:rPr>
              <w:t>realiza as operações necessárias para manter seu plano de estudos</w:t>
            </w:r>
            <w:r w:rsidRPr="00CE5471">
              <w:rPr>
                <w:rFonts w:ascii="Cambria" w:hAnsi="Cambria"/>
                <w:color w:val="000000"/>
                <w:sz w:val="22"/>
                <w:szCs w:val="22"/>
              </w:rPr>
              <w:t>.</w:t>
            </w:r>
          </w:p>
        </w:tc>
      </w:tr>
      <w:tr w:rsidR="002D1520" w14:paraId="47B65E73" w14:textId="77777777" w:rsidTr="002D1520">
        <w:trPr>
          <w:trHeight w:val="497"/>
        </w:trPr>
        <w:tc>
          <w:tcPr>
            <w:tcW w:w="995" w:type="dxa"/>
            <w:shd w:val="clear" w:color="auto" w:fill="DEEAF6"/>
            <w:vAlign w:val="center"/>
          </w:tcPr>
          <w:p w14:paraId="0F510948" w14:textId="2164A83F" w:rsidR="002D1520" w:rsidRPr="00CE5471" w:rsidRDefault="002D1520" w:rsidP="002D1520">
            <w:pPr>
              <w:spacing w:line="100" w:lineRule="atLeast"/>
              <w:rPr>
                <w:rFonts w:ascii="Cambria" w:hAnsi="Cambria"/>
                <w:b/>
                <w:color w:val="000000"/>
                <w:sz w:val="22"/>
                <w:szCs w:val="22"/>
              </w:rPr>
            </w:pPr>
            <w:r w:rsidRPr="00CE5471">
              <w:rPr>
                <w:rFonts w:ascii="Cambria" w:hAnsi="Cambria"/>
                <w:b/>
                <w:color w:val="000000"/>
                <w:sz w:val="22"/>
                <w:szCs w:val="22"/>
              </w:rPr>
              <w:t>CSU0</w:t>
            </w:r>
            <w:r>
              <w:rPr>
                <w:rFonts w:ascii="Cambria" w:hAnsi="Cambria"/>
                <w:b/>
                <w:color w:val="000000"/>
                <w:sz w:val="22"/>
                <w:szCs w:val="22"/>
              </w:rPr>
              <w:t>9</w:t>
            </w:r>
            <w:del w:id="60" w:author="Cristiano Cruz [2]" w:date="2017-11-15T22:33:00Z">
              <w:r w:rsidRPr="00CE5471" w:rsidDel="00E074B2">
                <w:rPr>
                  <w:rFonts w:ascii="Cambria" w:hAnsi="Cambria"/>
                  <w:b/>
                  <w:color w:val="000000"/>
                  <w:sz w:val="22"/>
                  <w:szCs w:val="22"/>
                </w:rPr>
                <w:delText>8</w:delText>
              </w:r>
            </w:del>
          </w:p>
        </w:tc>
        <w:tc>
          <w:tcPr>
            <w:tcW w:w="2799" w:type="dxa"/>
            <w:shd w:val="clear" w:color="auto" w:fill="FFFFFF"/>
            <w:vAlign w:val="center"/>
          </w:tcPr>
          <w:p w14:paraId="32DDC93A" w14:textId="77777777" w:rsidR="002D1520" w:rsidRPr="00CE5471" w:rsidRDefault="002D1520" w:rsidP="002D1520">
            <w:pPr>
              <w:spacing w:line="100" w:lineRule="atLeast"/>
              <w:ind w:hanging="10"/>
              <w:rPr>
                <w:rFonts w:ascii="Cambria" w:hAnsi="Cambria"/>
                <w:b/>
                <w:color w:val="000000"/>
                <w:sz w:val="22"/>
                <w:szCs w:val="22"/>
              </w:rPr>
            </w:pPr>
            <w:r w:rsidRPr="00CE5471">
              <w:rPr>
                <w:rFonts w:ascii="Cambria" w:hAnsi="Cambria"/>
                <w:b/>
                <w:color w:val="000000"/>
                <w:sz w:val="22"/>
                <w:szCs w:val="22"/>
              </w:rPr>
              <w:t>Avaliar Plano de Estudos</w:t>
            </w:r>
          </w:p>
        </w:tc>
        <w:tc>
          <w:tcPr>
            <w:tcW w:w="6413" w:type="dxa"/>
            <w:shd w:val="clear" w:color="auto" w:fill="FFFFFF"/>
            <w:vAlign w:val="center"/>
          </w:tcPr>
          <w:p w14:paraId="017D8726" w14:textId="6CA0A680" w:rsidR="002D1520" w:rsidRPr="00CE5471" w:rsidRDefault="002D1520" w:rsidP="002D1520">
            <w:pPr>
              <w:spacing w:line="100" w:lineRule="atLeast"/>
              <w:rPr>
                <w:rFonts w:ascii="Cambria" w:hAnsi="Cambria"/>
                <w:color w:val="000000"/>
                <w:sz w:val="22"/>
                <w:szCs w:val="22"/>
              </w:rPr>
            </w:pPr>
            <w:r>
              <w:rPr>
                <w:rFonts w:ascii="Cambria" w:hAnsi="Cambria"/>
                <w:color w:val="000000"/>
                <w:sz w:val="22"/>
                <w:szCs w:val="22"/>
              </w:rPr>
              <w:t>Um</w:t>
            </w:r>
            <w:r w:rsidRPr="00CE5471">
              <w:rPr>
                <w:rFonts w:ascii="Cambria" w:hAnsi="Cambria"/>
                <w:color w:val="000000"/>
                <w:sz w:val="22"/>
                <w:szCs w:val="22"/>
              </w:rPr>
              <w:t xml:space="preserve"> membro d</w:t>
            </w:r>
            <w:r>
              <w:rPr>
                <w:rFonts w:ascii="Cambria" w:hAnsi="Cambria"/>
                <w:color w:val="000000"/>
                <w:sz w:val="22"/>
                <w:szCs w:val="22"/>
              </w:rPr>
              <w:t>e um</w:t>
            </w:r>
            <w:r w:rsidRPr="00CE5471">
              <w:rPr>
                <w:rFonts w:ascii="Cambria" w:hAnsi="Cambria"/>
                <w:color w:val="000000"/>
                <w:sz w:val="22"/>
                <w:szCs w:val="22"/>
              </w:rPr>
              <w:t xml:space="preserve">a CADD </w:t>
            </w:r>
            <w:r>
              <w:rPr>
                <w:rFonts w:ascii="Cambria" w:hAnsi="Cambria"/>
                <w:color w:val="000000"/>
                <w:sz w:val="22"/>
                <w:szCs w:val="22"/>
              </w:rPr>
              <w:t xml:space="preserve">específica </w:t>
            </w:r>
            <w:r w:rsidRPr="00CE5471">
              <w:rPr>
                <w:rFonts w:ascii="Cambria" w:hAnsi="Cambria"/>
                <w:color w:val="000000"/>
                <w:sz w:val="22"/>
                <w:szCs w:val="22"/>
              </w:rPr>
              <w:t>avalia um plano de estudos cadastrado por um aluno.</w:t>
            </w:r>
          </w:p>
        </w:tc>
      </w:tr>
    </w:tbl>
    <w:p w14:paraId="7E3362D2" w14:textId="2DE14338" w:rsidR="001648F9" w:rsidRDefault="00830317">
      <w:pPr>
        <w:pStyle w:val="Ttulo3"/>
        <w:rPr>
          <w:b/>
          <w:i w:val="0"/>
        </w:rPr>
      </w:pPr>
      <w:bookmarkStart w:id="61" w:name="_Toc388292725"/>
      <w:bookmarkStart w:id="62" w:name="_Toc421361424"/>
      <w:bookmarkStart w:id="63" w:name="_Toc499593642"/>
      <w:bookmarkEnd w:id="61"/>
      <w:bookmarkEnd w:id="62"/>
      <w:r w:rsidRPr="00254165">
        <w:rPr>
          <w:b/>
          <w:i w:val="0"/>
        </w:rPr>
        <w:t>2.3.1 Detalhamento dos Casos de Uso</w:t>
      </w:r>
      <w:bookmarkEnd w:id="63"/>
    </w:p>
    <w:tbl>
      <w:tblPr>
        <w:tblW w:w="10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6"/>
        <w:gridCol w:w="7831"/>
      </w:tblGrid>
      <w:tr w:rsidR="002D1520" w14:paraId="2F130325" w14:textId="77777777" w:rsidTr="004B58AC">
        <w:trPr>
          <w:trHeight w:val="557"/>
        </w:trPr>
        <w:tc>
          <w:tcPr>
            <w:tcW w:w="2376" w:type="dxa"/>
            <w:shd w:val="clear" w:color="auto" w:fill="DEEAF6"/>
            <w:vAlign w:val="center"/>
          </w:tcPr>
          <w:p w14:paraId="2E55F94D" w14:textId="77777777" w:rsidR="002D1520" w:rsidRPr="00CE5471" w:rsidRDefault="002D1520" w:rsidP="004B58AC">
            <w:pPr>
              <w:spacing w:line="100" w:lineRule="atLeast"/>
              <w:rPr>
                <w:rFonts w:ascii="Cambria" w:hAnsi="Cambria"/>
                <w:b/>
                <w:color w:val="auto"/>
                <w:sz w:val="22"/>
                <w:szCs w:val="22"/>
              </w:rPr>
            </w:pPr>
            <w:r w:rsidRPr="00CE5471">
              <w:rPr>
                <w:rFonts w:ascii="Cambria" w:hAnsi="Cambria"/>
                <w:b/>
                <w:color w:val="auto"/>
                <w:sz w:val="22"/>
                <w:szCs w:val="22"/>
              </w:rPr>
              <w:t>Caso de Uso</w:t>
            </w:r>
          </w:p>
        </w:tc>
        <w:tc>
          <w:tcPr>
            <w:tcW w:w="7831" w:type="dxa"/>
            <w:shd w:val="clear" w:color="auto" w:fill="DEEAF6"/>
            <w:vAlign w:val="center"/>
          </w:tcPr>
          <w:p w14:paraId="3349BE37" w14:textId="50C04737" w:rsidR="002D1520" w:rsidRPr="00CE5471" w:rsidRDefault="002D1520" w:rsidP="004B58AC">
            <w:pPr>
              <w:pStyle w:val="Ttulo3"/>
              <w:spacing w:before="0" w:after="0" w:line="100" w:lineRule="atLeast"/>
              <w:rPr>
                <w:b/>
                <w:i w:val="0"/>
                <w:color w:val="auto"/>
              </w:rPr>
            </w:pPr>
            <w:bookmarkStart w:id="64" w:name="_Toc499593643"/>
            <w:r w:rsidRPr="00CE5471">
              <w:rPr>
                <w:b/>
                <w:i w:val="0"/>
                <w:color w:val="auto"/>
              </w:rPr>
              <w:t xml:space="preserve">(CSU01) </w:t>
            </w:r>
            <w:commentRangeStart w:id="65"/>
            <w:commentRangeStart w:id="66"/>
            <w:r>
              <w:rPr>
                <w:b/>
                <w:i w:val="0"/>
                <w:color w:val="auto"/>
              </w:rPr>
              <w:t>Manter CADDs</w:t>
            </w:r>
            <w:commentRangeEnd w:id="65"/>
            <w:r w:rsidR="008D330D">
              <w:rPr>
                <w:rStyle w:val="Refdecomentrio"/>
                <w:rFonts w:ascii="Times New Roman" w:hAnsi="Times New Roman" w:cs="Times New Roman"/>
                <w:i w:val="0"/>
                <w:iCs w:val="0"/>
                <w:color w:val="00000A"/>
                <w:spacing w:val="0"/>
              </w:rPr>
              <w:commentReference w:id="65"/>
            </w:r>
            <w:commentRangeEnd w:id="66"/>
            <w:r w:rsidR="00817C47">
              <w:rPr>
                <w:rStyle w:val="Refdecomentrio"/>
                <w:rFonts w:ascii="Times New Roman" w:hAnsi="Times New Roman" w:cs="Times New Roman"/>
                <w:i w:val="0"/>
                <w:iCs w:val="0"/>
                <w:color w:val="00000A"/>
                <w:spacing w:val="0"/>
              </w:rPr>
              <w:commentReference w:id="66"/>
            </w:r>
            <w:bookmarkEnd w:id="64"/>
          </w:p>
        </w:tc>
      </w:tr>
      <w:tr w:rsidR="002D1520" w14:paraId="06CF5885" w14:textId="77777777" w:rsidTr="004B58AC">
        <w:trPr>
          <w:trHeight w:val="454"/>
        </w:trPr>
        <w:tc>
          <w:tcPr>
            <w:tcW w:w="2376" w:type="dxa"/>
            <w:shd w:val="clear" w:color="auto" w:fill="DEEAF6"/>
            <w:vAlign w:val="center"/>
          </w:tcPr>
          <w:p w14:paraId="076C8101" w14:textId="77777777" w:rsidR="002D1520" w:rsidRPr="00CE5471" w:rsidRDefault="002D1520" w:rsidP="004B58AC">
            <w:pPr>
              <w:spacing w:line="100" w:lineRule="atLeast"/>
              <w:ind w:hanging="10"/>
              <w:rPr>
                <w:rFonts w:ascii="Cambria" w:hAnsi="Cambria"/>
                <w:b/>
                <w:color w:val="auto"/>
                <w:sz w:val="22"/>
                <w:szCs w:val="22"/>
              </w:rPr>
            </w:pPr>
            <w:r w:rsidRPr="00CE5471">
              <w:rPr>
                <w:rFonts w:ascii="Cambria" w:hAnsi="Cambria"/>
                <w:b/>
                <w:color w:val="auto"/>
                <w:sz w:val="22"/>
                <w:szCs w:val="22"/>
              </w:rPr>
              <w:t>Ator Principal</w:t>
            </w:r>
          </w:p>
        </w:tc>
        <w:tc>
          <w:tcPr>
            <w:tcW w:w="7831" w:type="dxa"/>
            <w:shd w:val="clear" w:color="auto" w:fill="auto"/>
            <w:vAlign w:val="center"/>
          </w:tcPr>
          <w:p w14:paraId="689DBFAE" w14:textId="78E28824" w:rsidR="002D1520" w:rsidRPr="00CE5471" w:rsidRDefault="002D1520" w:rsidP="004B58AC">
            <w:pPr>
              <w:spacing w:line="100" w:lineRule="atLeast"/>
              <w:rPr>
                <w:color w:val="auto"/>
              </w:rPr>
            </w:pPr>
            <w:r w:rsidRPr="00CE5471">
              <w:rPr>
                <w:rFonts w:ascii="Cambria" w:hAnsi="Cambria"/>
                <w:color w:val="auto"/>
                <w:sz w:val="22"/>
                <w:szCs w:val="22"/>
              </w:rPr>
              <w:t xml:space="preserve">Administrador </w:t>
            </w:r>
            <w:r>
              <w:rPr>
                <w:rFonts w:ascii="Cambria" w:hAnsi="Cambria"/>
                <w:color w:val="auto"/>
                <w:sz w:val="22"/>
                <w:szCs w:val="22"/>
              </w:rPr>
              <w:t>Geral</w:t>
            </w:r>
          </w:p>
        </w:tc>
      </w:tr>
      <w:tr w:rsidR="00953ED0" w14:paraId="7FEFF171" w14:textId="77777777" w:rsidTr="004B58AC">
        <w:trPr>
          <w:trHeight w:val="454"/>
        </w:trPr>
        <w:tc>
          <w:tcPr>
            <w:tcW w:w="2376" w:type="dxa"/>
            <w:shd w:val="clear" w:color="auto" w:fill="DEEAF6"/>
            <w:vAlign w:val="center"/>
          </w:tcPr>
          <w:p w14:paraId="44C3FE57" w14:textId="4DD52E44" w:rsidR="00953ED0" w:rsidRPr="00CE5471" w:rsidRDefault="00953ED0" w:rsidP="004B58AC">
            <w:pPr>
              <w:spacing w:line="100" w:lineRule="atLeast"/>
              <w:ind w:hanging="10"/>
              <w:rPr>
                <w:rFonts w:ascii="Cambria" w:hAnsi="Cambria"/>
                <w:b/>
                <w:color w:val="auto"/>
                <w:sz w:val="22"/>
                <w:szCs w:val="22"/>
              </w:rPr>
            </w:pPr>
            <w:r>
              <w:rPr>
                <w:rFonts w:ascii="Cambria" w:hAnsi="Cambria"/>
                <w:b/>
                <w:color w:val="auto"/>
                <w:sz w:val="22"/>
                <w:szCs w:val="22"/>
              </w:rPr>
              <w:t>Pré-condição</w:t>
            </w:r>
          </w:p>
        </w:tc>
        <w:tc>
          <w:tcPr>
            <w:tcW w:w="7831" w:type="dxa"/>
            <w:shd w:val="clear" w:color="auto" w:fill="auto"/>
            <w:vAlign w:val="center"/>
          </w:tcPr>
          <w:p w14:paraId="2E0138E2" w14:textId="011184C2" w:rsidR="00953ED0" w:rsidRPr="00B433B6" w:rsidRDefault="000C78F2" w:rsidP="003533CE">
            <w:pPr>
              <w:pStyle w:val="PargrafodaLista"/>
              <w:numPr>
                <w:ilvl w:val="0"/>
                <w:numId w:val="29"/>
              </w:numPr>
              <w:spacing w:line="100" w:lineRule="atLeast"/>
              <w:rPr>
                <w:rFonts w:ascii="Cambria" w:hAnsi="Cambria"/>
                <w:color w:val="auto"/>
                <w:sz w:val="22"/>
                <w:szCs w:val="22"/>
              </w:rPr>
            </w:pPr>
            <w:r w:rsidRPr="00B433B6">
              <w:rPr>
                <w:rFonts w:ascii="Cambria" w:hAnsi="Cambria"/>
                <w:color w:val="auto"/>
                <w:sz w:val="22"/>
                <w:szCs w:val="22"/>
              </w:rPr>
              <w:t xml:space="preserve">O administrador </w:t>
            </w:r>
            <w:r w:rsidR="004C46FF">
              <w:rPr>
                <w:rFonts w:ascii="Cambria" w:hAnsi="Cambria"/>
                <w:color w:val="auto"/>
                <w:sz w:val="22"/>
                <w:szCs w:val="22"/>
              </w:rPr>
              <w:t xml:space="preserve">geral </w:t>
            </w:r>
            <w:r w:rsidR="000A6630">
              <w:rPr>
                <w:rFonts w:ascii="Cambria" w:hAnsi="Cambria"/>
                <w:color w:val="auto"/>
                <w:sz w:val="22"/>
                <w:szCs w:val="22"/>
              </w:rPr>
              <w:t xml:space="preserve">dever </w:t>
            </w:r>
            <w:r w:rsidRPr="00B433B6">
              <w:rPr>
                <w:rFonts w:ascii="Cambria" w:hAnsi="Cambria"/>
                <w:color w:val="auto"/>
                <w:sz w:val="22"/>
                <w:szCs w:val="22"/>
              </w:rPr>
              <w:t>est</w:t>
            </w:r>
            <w:r w:rsidR="000A6630">
              <w:rPr>
                <w:rFonts w:ascii="Cambria" w:hAnsi="Cambria"/>
                <w:color w:val="auto"/>
                <w:sz w:val="22"/>
                <w:szCs w:val="22"/>
              </w:rPr>
              <w:t>ar</w:t>
            </w:r>
            <w:r w:rsidRPr="00B433B6">
              <w:rPr>
                <w:rFonts w:ascii="Cambria" w:hAnsi="Cambria"/>
                <w:color w:val="auto"/>
                <w:sz w:val="22"/>
                <w:szCs w:val="22"/>
              </w:rPr>
              <w:t xml:space="preserve"> </w:t>
            </w:r>
            <w:ins w:id="67" w:author="Cristiano Cruz [2]" w:date="2017-11-26T23:29:00Z">
              <w:r w:rsidR="009716FC" w:rsidRPr="00B433B6">
                <w:rPr>
                  <w:rFonts w:ascii="Cambria" w:hAnsi="Cambria"/>
                  <w:color w:val="auto"/>
                  <w:sz w:val="22"/>
                  <w:szCs w:val="22"/>
                </w:rPr>
                <w:t xml:space="preserve">autenticado </w:t>
              </w:r>
            </w:ins>
            <w:r w:rsidR="009420E3">
              <w:rPr>
                <w:rStyle w:val="Refdecomentrio"/>
              </w:rPr>
              <w:commentReference w:id="68"/>
            </w:r>
            <w:r w:rsidR="006671C7">
              <w:rPr>
                <w:rStyle w:val="Refdecomentrio"/>
              </w:rPr>
              <w:commentReference w:id="69"/>
            </w:r>
            <w:r w:rsidRPr="00B433B6">
              <w:rPr>
                <w:rFonts w:ascii="Cambria" w:hAnsi="Cambria"/>
                <w:color w:val="auto"/>
                <w:sz w:val="22"/>
                <w:szCs w:val="22"/>
              </w:rPr>
              <w:t>no sistema</w:t>
            </w:r>
            <w:r w:rsidR="00B433B6">
              <w:rPr>
                <w:rFonts w:ascii="Cambria" w:hAnsi="Cambria"/>
                <w:color w:val="auto"/>
                <w:sz w:val="22"/>
                <w:szCs w:val="22"/>
              </w:rPr>
              <w:t>;</w:t>
            </w:r>
          </w:p>
        </w:tc>
      </w:tr>
      <w:tr w:rsidR="002D1520" w14:paraId="1FEE4175" w14:textId="77777777" w:rsidTr="004B58AC">
        <w:trPr>
          <w:trHeight w:val="454"/>
        </w:trPr>
        <w:tc>
          <w:tcPr>
            <w:tcW w:w="2376" w:type="dxa"/>
            <w:shd w:val="clear" w:color="auto" w:fill="DEEAF6"/>
            <w:vAlign w:val="center"/>
          </w:tcPr>
          <w:p w14:paraId="45E8F502" w14:textId="77777777" w:rsidR="002D1520" w:rsidRPr="00CE5471" w:rsidRDefault="002D1520" w:rsidP="004B58AC">
            <w:pPr>
              <w:spacing w:line="100" w:lineRule="atLeast"/>
              <w:ind w:hanging="10"/>
              <w:rPr>
                <w:rFonts w:ascii="Cambria" w:hAnsi="Cambria"/>
                <w:b/>
                <w:color w:val="auto"/>
                <w:sz w:val="22"/>
                <w:szCs w:val="22"/>
              </w:rPr>
            </w:pPr>
            <w:r w:rsidRPr="00CE5471">
              <w:rPr>
                <w:rFonts w:ascii="Cambria" w:hAnsi="Cambria"/>
                <w:b/>
                <w:color w:val="auto"/>
                <w:sz w:val="22"/>
                <w:szCs w:val="22"/>
              </w:rPr>
              <w:t>Fluxo Principal</w:t>
            </w:r>
          </w:p>
        </w:tc>
        <w:tc>
          <w:tcPr>
            <w:tcW w:w="7831" w:type="dxa"/>
            <w:shd w:val="clear" w:color="auto" w:fill="auto"/>
            <w:vAlign w:val="center"/>
          </w:tcPr>
          <w:p w14:paraId="30323EBF" w14:textId="77777777" w:rsidR="00CC51D1" w:rsidRDefault="00CC51D1" w:rsidP="00CC51D1">
            <w:pPr>
              <w:pStyle w:val="PargrafodaLista"/>
              <w:spacing w:line="100" w:lineRule="atLeast"/>
              <w:ind w:left="360"/>
              <w:rPr>
                <w:rFonts w:ascii="Cambria" w:hAnsi="Cambria"/>
                <w:color w:val="auto"/>
                <w:sz w:val="22"/>
                <w:szCs w:val="22"/>
              </w:rPr>
            </w:pPr>
          </w:p>
          <w:p w14:paraId="150C2578" w14:textId="46648D05" w:rsidR="002D1520" w:rsidRPr="00CE5471" w:rsidRDefault="002D1520" w:rsidP="0017628D">
            <w:pPr>
              <w:pStyle w:val="PargrafodaLista"/>
              <w:numPr>
                <w:ilvl w:val="0"/>
                <w:numId w:val="3"/>
              </w:numPr>
              <w:spacing w:line="100" w:lineRule="atLeast"/>
              <w:rPr>
                <w:rFonts w:ascii="Cambria" w:hAnsi="Cambria"/>
                <w:color w:val="auto"/>
                <w:sz w:val="22"/>
                <w:szCs w:val="22"/>
              </w:rPr>
            </w:pPr>
            <w:r w:rsidRPr="00CE5471">
              <w:rPr>
                <w:rFonts w:ascii="Cambria" w:hAnsi="Cambria"/>
                <w:color w:val="auto"/>
                <w:sz w:val="22"/>
                <w:szCs w:val="22"/>
              </w:rPr>
              <w:t xml:space="preserve">O Administrador </w:t>
            </w:r>
            <w:r>
              <w:rPr>
                <w:rFonts w:ascii="Cambria" w:hAnsi="Cambria"/>
                <w:color w:val="auto"/>
                <w:sz w:val="22"/>
                <w:szCs w:val="22"/>
              </w:rPr>
              <w:t xml:space="preserve">Geral </w:t>
            </w:r>
            <w:r w:rsidRPr="00CE5471">
              <w:rPr>
                <w:rFonts w:ascii="Cambria" w:hAnsi="Cambria"/>
                <w:color w:val="auto"/>
                <w:sz w:val="22"/>
                <w:szCs w:val="22"/>
              </w:rPr>
              <w:t xml:space="preserve">do Sistema inicia o processo de </w:t>
            </w:r>
            <w:r>
              <w:rPr>
                <w:rFonts w:ascii="Cambria" w:hAnsi="Cambria"/>
                <w:color w:val="auto"/>
                <w:sz w:val="22"/>
                <w:szCs w:val="22"/>
              </w:rPr>
              <w:t xml:space="preserve">manutenção </w:t>
            </w:r>
            <w:r w:rsidRPr="00CE5471">
              <w:rPr>
                <w:rFonts w:ascii="Cambria" w:hAnsi="Cambria"/>
                <w:color w:val="auto"/>
                <w:sz w:val="22"/>
                <w:szCs w:val="22"/>
              </w:rPr>
              <w:t>das</w:t>
            </w:r>
            <w:r>
              <w:rPr>
                <w:rFonts w:ascii="Cambria" w:hAnsi="Cambria"/>
                <w:color w:val="auto"/>
                <w:sz w:val="22"/>
                <w:szCs w:val="22"/>
              </w:rPr>
              <w:t xml:space="preserve"> CADDs </w:t>
            </w:r>
            <w:r w:rsidRPr="00CE5471">
              <w:rPr>
                <w:rFonts w:ascii="Cambria" w:hAnsi="Cambria"/>
                <w:color w:val="auto"/>
                <w:sz w:val="22"/>
                <w:szCs w:val="22"/>
              </w:rPr>
              <w:t>ao selecionar a opção de “</w:t>
            </w:r>
            <w:r w:rsidR="00CC51D1">
              <w:rPr>
                <w:rFonts w:ascii="Cambria" w:hAnsi="Cambria"/>
                <w:color w:val="auto"/>
                <w:sz w:val="22"/>
                <w:szCs w:val="22"/>
              </w:rPr>
              <w:t>Gerenciar CADDs</w:t>
            </w:r>
            <w:r w:rsidRPr="00CE5471">
              <w:rPr>
                <w:rFonts w:ascii="Cambria" w:hAnsi="Cambria"/>
                <w:color w:val="auto"/>
                <w:sz w:val="22"/>
                <w:szCs w:val="22"/>
              </w:rPr>
              <w:t>”</w:t>
            </w:r>
            <w:r w:rsidR="00DA1589">
              <w:rPr>
                <w:rFonts w:ascii="Cambria" w:hAnsi="Cambria"/>
                <w:color w:val="auto"/>
                <w:sz w:val="22"/>
                <w:szCs w:val="22"/>
              </w:rPr>
              <w:t xml:space="preserve"> em sua tela inicial</w:t>
            </w:r>
            <w:r w:rsidRPr="00CE5471">
              <w:rPr>
                <w:rFonts w:ascii="Cambria" w:hAnsi="Cambria"/>
                <w:color w:val="auto"/>
                <w:sz w:val="22"/>
                <w:szCs w:val="22"/>
              </w:rPr>
              <w:t>;</w:t>
            </w:r>
          </w:p>
          <w:p w14:paraId="0E063AF9" w14:textId="766602B1" w:rsidR="002D1520" w:rsidRPr="00CE5471" w:rsidRDefault="002D1520" w:rsidP="0017628D">
            <w:pPr>
              <w:pStyle w:val="PargrafodaLista"/>
              <w:numPr>
                <w:ilvl w:val="0"/>
                <w:numId w:val="3"/>
              </w:numPr>
              <w:spacing w:line="100" w:lineRule="atLeast"/>
              <w:rPr>
                <w:rFonts w:ascii="Cambria" w:hAnsi="Cambria"/>
                <w:color w:val="auto"/>
                <w:sz w:val="22"/>
                <w:szCs w:val="22"/>
              </w:rPr>
            </w:pPr>
            <w:r w:rsidRPr="00CE5471">
              <w:rPr>
                <w:rFonts w:ascii="Cambria" w:hAnsi="Cambria"/>
                <w:color w:val="auto"/>
                <w:sz w:val="22"/>
                <w:szCs w:val="22"/>
              </w:rPr>
              <w:t>O sistema abre uma</w:t>
            </w:r>
            <w:r w:rsidR="00CC51D1">
              <w:rPr>
                <w:rFonts w:ascii="Cambria" w:hAnsi="Cambria"/>
                <w:color w:val="auto"/>
                <w:sz w:val="22"/>
                <w:szCs w:val="22"/>
              </w:rPr>
              <w:t xml:space="preserve"> janela nomeada </w:t>
            </w:r>
            <w:commentRangeStart w:id="70"/>
            <w:commentRangeStart w:id="71"/>
            <w:r w:rsidR="00CC51D1">
              <w:rPr>
                <w:rFonts w:ascii="Cambria" w:hAnsi="Cambria"/>
                <w:color w:val="auto"/>
                <w:sz w:val="22"/>
                <w:szCs w:val="22"/>
              </w:rPr>
              <w:t>“Gerenciar CADDs”</w:t>
            </w:r>
            <w:commentRangeEnd w:id="70"/>
            <w:r w:rsidR="00F60E54">
              <w:rPr>
                <w:rStyle w:val="Refdecomentrio"/>
              </w:rPr>
              <w:commentReference w:id="70"/>
            </w:r>
            <w:commentRangeEnd w:id="71"/>
            <w:r w:rsidR="00817C47">
              <w:rPr>
                <w:rStyle w:val="Refdecomentrio"/>
              </w:rPr>
              <w:commentReference w:id="71"/>
            </w:r>
            <w:r w:rsidR="00CC51D1">
              <w:rPr>
                <w:rFonts w:ascii="Cambria" w:hAnsi="Cambria"/>
                <w:color w:val="auto"/>
                <w:sz w:val="22"/>
                <w:szCs w:val="22"/>
              </w:rPr>
              <w:t>, onde o administrador visualiza as CADDs cadastradas no sistema</w:t>
            </w:r>
            <w:r w:rsidR="006849DB">
              <w:rPr>
                <w:rFonts w:ascii="Cambria" w:hAnsi="Cambria"/>
                <w:color w:val="auto"/>
                <w:sz w:val="22"/>
                <w:szCs w:val="22"/>
              </w:rPr>
              <w:t>, pode pesquisar uma ou mais CADDs e/ou ordenar a lista exibida por “Departamento” ou por “Responsável”, então,</w:t>
            </w:r>
            <w:r w:rsidR="00CC51D1">
              <w:rPr>
                <w:rFonts w:ascii="Cambria" w:hAnsi="Cambria"/>
                <w:color w:val="auto"/>
                <w:sz w:val="22"/>
                <w:szCs w:val="22"/>
              </w:rPr>
              <w:t xml:space="preserve"> pode acionar os comandos de Criar CADD, Visualizar/Editar ou Excluir uma CADD da lista;</w:t>
            </w:r>
          </w:p>
          <w:p w14:paraId="5AD77817" w14:textId="6EBDD6CE" w:rsidR="00CC51D1" w:rsidRPr="00CC51D1" w:rsidRDefault="002D1520" w:rsidP="0017628D">
            <w:pPr>
              <w:pStyle w:val="PargrafodaLista"/>
              <w:numPr>
                <w:ilvl w:val="0"/>
                <w:numId w:val="3"/>
              </w:numPr>
              <w:spacing w:line="100" w:lineRule="atLeast"/>
              <w:rPr>
                <w:color w:val="auto"/>
              </w:rPr>
            </w:pPr>
            <w:commentRangeStart w:id="72"/>
            <w:commentRangeStart w:id="73"/>
            <w:r w:rsidRPr="00CE5471">
              <w:rPr>
                <w:rFonts w:ascii="Cambria" w:hAnsi="Cambria"/>
                <w:color w:val="auto"/>
                <w:sz w:val="22"/>
                <w:szCs w:val="22"/>
              </w:rPr>
              <w:t xml:space="preserve">O Administrador </w:t>
            </w:r>
            <w:r w:rsidR="00DA1589">
              <w:rPr>
                <w:rFonts w:ascii="Cambria" w:hAnsi="Cambria"/>
                <w:color w:val="auto"/>
                <w:sz w:val="22"/>
                <w:szCs w:val="22"/>
              </w:rPr>
              <w:t xml:space="preserve">Geral </w:t>
            </w:r>
            <w:r w:rsidRPr="00CE5471">
              <w:rPr>
                <w:rFonts w:ascii="Cambria" w:hAnsi="Cambria"/>
                <w:color w:val="auto"/>
                <w:sz w:val="22"/>
                <w:szCs w:val="22"/>
              </w:rPr>
              <w:t>do Sistema seleciona</w:t>
            </w:r>
            <w:r w:rsidR="00CC51D1">
              <w:rPr>
                <w:rFonts w:ascii="Cambria" w:hAnsi="Cambria"/>
                <w:color w:val="auto"/>
                <w:sz w:val="22"/>
                <w:szCs w:val="22"/>
              </w:rPr>
              <w:t xml:space="preserve"> uma das opções disponíveis e o </w:t>
            </w:r>
            <w:r w:rsidR="006849DB">
              <w:rPr>
                <w:rFonts w:ascii="Cambria" w:hAnsi="Cambria"/>
                <w:color w:val="auto"/>
                <w:sz w:val="22"/>
                <w:szCs w:val="22"/>
              </w:rPr>
              <w:t>fluxo principal é encerrado</w:t>
            </w:r>
            <w:r w:rsidRPr="00CE5471">
              <w:rPr>
                <w:rFonts w:ascii="Cambria" w:hAnsi="Cambria"/>
                <w:color w:val="auto"/>
                <w:sz w:val="22"/>
                <w:szCs w:val="22"/>
              </w:rPr>
              <w:t>;</w:t>
            </w:r>
            <w:commentRangeEnd w:id="72"/>
            <w:r w:rsidR="008D330D">
              <w:rPr>
                <w:rStyle w:val="Refdecomentrio"/>
              </w:rPr>
              <w:commentReference w:id="72"/>
            </w:r>
            <w:commentRangeEnd w:id="73"/>
            <w:r w:rsidR="00817C47">
              <w:rPr>
                <w:rStyle w:val="Refdecomentrio"/>
              </w:rPr>
              <w:commentReference w:id="73"/>
            </w:r>
          </w:p>
          <w:p w14:paraId="3E38B115" w14:textId="7E95FB52" w:rsidR="002D1520" w:rsidRPr="00CE5471" w:rsidRDefault="00CC51D1" w:rsidP="00CC51D1">
            <w:pPr>
              <w:pStyle w:val="PargrafodaLista"/>
              <w:spacing w:line="100" w:lineRule="atLeast"/>
              <w:ind w:left="360"/>
              <w:rPr>
                <w:color w:val="auto"/>
              </w:rPr>
            </w:pPr>
            <w:r w:rsidRPr="00CE5471">
              <w:rPr>
                <w:color w:val="auto"/>
              </w:rPr>
              <w:t xml:space="preserve"> </w:t>
            </w:r>
          </w:p>
        </w:tc>
      </w:tr>
      <w:tr w:rsidR="006849DB" w14:paraId="3BBD8622" w14:textId="77777777" w:rsidTr="004B58AC">
        <w:trPr>
          <w:trHeight w:val="454"/>
        </w:trPr>
        <w:tc>
          <w:tcPr>
            <w:tcW w:w="2376" w:type="dxa"/>
            <w:shd w:val="clear" w:color="auto" w:fill="DEEAF6"/>
            <w:vAlign w:val="center"/>
          </w:tcPr>
          <w:p w14:paraId="54611EE1" w14:textId="67BF998E" w:rsidR="006849DB" w:rsidRDefault="006849DB" w:rsidP="004B58AC">
            <w:pPr>
              <w:rPr>
                <w:rFonts w:ascii="Cambria" w:hAnsi="Cambria"/>
                <w:b/>
                <w:color w:val="auto"/>
                <w:sz w:val="22"/>
                <w:szCs w:val="22"/>
              </w:rPr>
            </w:pPr>
            <w:r>
              <w:rPr>
                <w:rFonts w:ascii="Cambria" w:hAnsi="Cambria"/>
                <w:b/>
                <w:color w:val="auto"/>
                <w:sz w:val="22"/>
                <w:szCs w:val="22"/>
              </w:rPr>
              <w:t>Fluxo Alternativo 01 (Criar CADD)</w:t>
            </w:r>
          </w:p>
        </w:tc>
        <w:tc>
          <w:tcPr>
            <w:tcW w:w="7831" w:type="dxa"/>
            <w:shd w:val="clear" w:color="auto" w:fill="DEEAF6"/>
            <w:vAlign w:val="center"/>
          </w:tcPr>
          <w:p w14:paraId="21715FDC" w14:textId="77777777" w:rsidR="006849DB" w:rsidRDefault="006849DB" w:rsidP="006849DB">
            <w:pPr>
              <w:pStyle w:val="PargrafodaLista"/>
              <w:spacing w:line="100" w:lineRule="atLeast"/>
              <w:ind w:left="360"/>
              <w:rPr>
                <w:rFonts w:ascii="Cambria" w:hAnsi="Cambria"/>
                <w:color w:val="auto"/>
                <w:sz w:val="22"/>
                <w:szCs w:val="22"/>
              </w:rPr>
            </w:pPr>
          </w:p>
          <w:p w14:paraId="2CDAD9D9" w14:textId="2249B719" w:rsidR="006849DB" w:rsidRDefault="006849DB" w:rsidP="006849DB">
            <w:pPr>
              <w:pStyle w:val="PargrafodaLista"/>
              <w:numPr>
                <w:ilvl w:val="0"/>
                <w:numId w:val="6"/>
              </w:numPr>
              <w:spacing w:line="100" w:lineRule="atLeast"/>
              <w:rPr>
                <w:rFonts w:ascii="Cambria" w:hAnsi="Cambria"/>
                <w:color w:val="auto"/>
                <w:sz w:val="22"/>
                <w:szCs w:val="22"/>
              </w:rPr>
            </w:pPr>
            <w:r>
              <w:rPr>
                <w:rFonts w:ascii="Cambria" w:hAnsi="Cambria"/>
                <w:color w:val="auto"/>
                <w:sz w:val="22"/>
                <w:szCs w:val="22"/>
              </w:rPr>
              <w:t>Este fluxo alternativo se inicia após o passo 3</w:t>
            </w:r>
            <w:r w:rsidR="00817C47">
              <w:rPr>
                <w:rFonts w:ascii="Cambria" w:hAnsi="Cambria"/>
                <w:color w:val="auto"/>
                <w:sz w:val="22"/>
                <w:szCs w:val="22"/>
              </w:rPr>
              <w:t xml:space="preserve"> do fluxo principal se</w:t>
            </w:r>
            <w:r>
              <w:rPr>
                <w:rFonts w:ascii="Cambria" w:hAnsi="Cambria"/>
                <w:color w:val="auto"/>
                <w:sz w:val="22"/>
                <w:szCs w:val="22"/>
              </w:rPr>
              <w:t xml:space="preserve"> o Administrador Geral do Sistema </w:t>
            </w:r>
            <w:r w:rsidR="00817C47">
              <w:rPr>
                <w:rFonts w:ascii="Cambria" w:hAnsi="Cambria"/>
                <w:color w:val="auto"/>
                <w:sz w:val="22"/>
                <w:szCs w:val="22"/>
              </w:rPr>
              <w:t>clicar no botão “Criar CADD”</w:t>
            </w:r>
            <w:r>
              <w:rPr>
                <w:rFonts w:ascii="Cambria" w:hAnsi="Cambria"/>
                <w:color w:val="auto"/>
                <w:sz w:val="22"/>
                <w:szCs w:val="22"/>
              </w:rPr>
              <w:t>;</w:t>
            </w:r>
          </w:p>
          <w:p w14:paraId="6B7E7220" w14:textId="2634A93C" w:rsidR="006849DB" w:rsidRPr="00CE5471" w:rsidRDefault="006849DB" w:rsidP="006849DB">
            <w:pPr>
              <w:pStyle w:val="PargrafodaLista"/>
              <w:numPr>
                <w:ilvl w:val="0"/>
                <w:numId w:val="6"/>
              </w:numPr>
              <w:spacing w:line="100" w:lineRule="atLeast"/>
              <w:rPr>
                <w:rFonts w:ascii="Cambria" w:hAnsi="Cambria"/>
                <w:color w:val="auto"/>
                <w:sz w:val="22"/>
                <w:szCs w:val="22"/>
              </w:rPr>
            </w:pPr>
            <w:commentRangeStart w:id="74"/>
            <w:commentRangeStart w:id="75"/>
            <w:r w:rsidRPr="00CE5471">
              <w:rPr>
                <w:rFonts w:ascii="Cambria" w:hAnsi="Cambria"/>
                <w:color w:val="auto"/>
                <w:sz w:val="22"/>
                <w:szCs w:val="22"/>
              </w:rPr>
              <w:lastRenderedPageBreak/>
              <w:t xml:space="preserve">O sistema abre </w:t>
            </w:r>
            <w:commentRangeEnd w:id="74"/>
            <w:r>
              <w:rPr>
                <w:rStyle w:val="Refdecomentrio"/>
              </w:rPr>
              <w:commentReference w:id="74"/>
            </w:r>
            <w:commentRangeEnd w:id="75"/>
            <w:r w:rsidR="00817C47">
              <w:rPr>
                <w:rStyle w:val="Refdecomentrio"/>
              </w:rPr>
              <w:commentReference w:id="75"/>
            </w:r>
            <w:r w:rsidRPr="00CE5471">
              <w:rPr>
                <w:rFonts w:ascii="Cambria" w:hAnsi="Cambria"/>
                <w:color w:val="auto"/>
                <w:sz w:val="22"/>
                <w:szCs w:val="22"/>
              </w:rPr>
              <w:t>uma</w:t>
            </w:r>
            <w:r>
              <w:rPr>
                <w:rFonts w:ascii="Cambria" w:hAnsi="Cambria"/>
                <w:color w:val="auto"/>
                <w:sz w:val="22"/>
                <w:szCs w:val="22"/>
              </w:rPr>
              <w:t xml:space="preserve"> janela nomeada “Criar CADD”, onde o administrador visualiza o formulário que deve ser preenchido para criação da nova CADD;</w:t>
            </w:r>
          </w:p>
          <w:p w14:paraId="1BB243B7" w14:textId="77777777" w:rsidR="00817C47" w:rsidRPr="00817C47" w:rsidRDefault="006849DB" w:rsidP="006849DB">
            <w:pPr>
              <w:pStyle w:val="PargrafodaLista"/>
              <w:numPr>
                <w:ilvl w:val="0"/>
                <w:numId w:val="6"/>
              </w:numPr>
              <w:spacing w:line="100" w:lineRule="atLeast"/>
              <w:rPr>
                <w:color w:val="auto"/>
              </w:rPr>
            </w:pPr>
            <w:r w:rsidRPr="00CE5471">
              <w:rPr>
                <w:rFonts w:ascii="Cambria" w:hAnsi="Cambria"/>
                <w:color w:val="auto"/>
                <w:sz w:val="22"/>
                <w:szCs w:val="22"/>
              </w:rPr>
              <w:t xml:space="preserve">O Administrador </w:t>
            </w:r>
            <w:r>
              <w:rPr>
                <w:rFonts w:ascii="Cambria" w:hAnsi="Cambria"/>
                <w:color w:val="auto"/>
                <w:sz w:val="22"/>
                <w:szCs w:val="22"/>
              </w:rPr>
              <w:t xml:space="preserve">Geral </w:t>
            </w:r>
            <w:r w:rsidRPr="00CE5471">
              <w:rPr>
                <w:rFonts w:ascii="Cambria" w:hAnsi="Cambria"/>
                <w:color w:val="auto"/>
                <w:sz w:val="22"/>
                <w:szCs w:val="22"/>
              </w:rPr>
              <w:t>do Sistema</w:t>
            </w:r>
            <w:r>
              <w:rPr>
                <w:rFonts w:ascii="Cambria" w:hAnsi="Cambria"/>
                <w:color w:val="auto"/>
                <w:sz w:val="22"/>
                <w:szCs w:val="22"/>
              </w:rPr>
              <w:t xml:space="preserve"> preenche o formulário informando o departamento à qual a CADD será criada, escolhendo um dos membros das CADDs disponíveis para ser o responsável pela CADD</w:t>
            </w:r>
            <w:r w:rsidR="00817C47">
              <w:rPr>
                <w:rFonts w:ascii="Cambria" w:hAnsi="Cambria"/>
                <w:color w:val="auto"/>
                <w:sz w:val="22"/>
                <w:szCs w:val="22"/>
              </w:rPr>
              <w:t>,</w:t>
            </w:r>
            <w:r>
              <w:rPr>
                <w:rFonts w:ascii="Cambria" w:hAnsi="Cambria"/>
                <w:color w:val="auto"/>
                <w:sz w:val="22"/>
                <w:szCs w:val="22"/>
              </w:rPr>
              <w:t xml:space="preserve"> preenchendo a descrição da CADD e </w:t>
            </w:r>
            <w:r w:rsidR="00817C47">
              <w:rPr>
                <w:rFonts w:ascii="Cambria" w:hAnsi="Cambria"/>
                <w:color w:val="auto"/>
                <w:sz w:val="22"/>
                <w:szCs w:val="22"/>
              </w:rPr>
              <w:t>clica</w:t>
            </w:r>
            <w:r>
              <w:rPr>
                <w:rFonts w:ascii="Cambria" w:hAnsi="Cambria"/>
                <w:color w:val="auto"/>
                <w:sz w:val="22"/>
                <w:szCs w:val="22"/>
              </w:rPr>
              <w:t xml:space="preserve"> no </w:t>
            </w:r>
            <w:commentRangeStart w:id="76"/>
            <w:commentRangeStart w:id="77"/>
            <w:r>
              <w:rPr>
                <w:rFonts w:ascii="Cambria" w:hAnsi="Cambria"/>
                <w:color w:val="auto"/>
                <w:sz w:val="22"/>
                <w:szCs w:val="22"/>
              </w:rPr>
              <w:t>botão de salvar.</w:t>
            </w:r>
            <w:commentRangeEnd w:id="76"/>
            <w:commentRangeEnd w:id="77"/>
          </w:p>
          <w:p w14:paraId="6CED1887" w14:textId="60F47526" w:rsidR="006849DB" w:rsidRPr="00071043" w:rsidRDefault="00817C47" w:rsidP="006849DB">
            <w:pPr>
              <w:pStyle w:val="PargrafodaLista"/>
              <w:numPr>
                <w:ilvl w:val="0"/>
                <w:numId w:val="6"/>
              </w:numPr>
              <w:spacing w:line="100" w:lineRule="atLeast"/>
              <w:rPr>
                <w:color w:val="auto"/>
              </w:rPr>
            </w:pPr>
            <w:r>
              <w:rPr>
                <w:rFonts w:ascii="Cambria" w:hAnsi="Cambria"/>
                <w:color w:val="auto"/>
                <w:sz w:val="22"/>
                <w:szCs w:val="22"/>
              </w:rPr>
              <w:t>O sistema salva o cadastro do novo membro da CADD e exibe a mensagem que o membro da CADD foi criado com sucesso, assim o caso alternativo se encerra.</w:t>
            </w:r>
            <w:r w:rsidR="006849DB">
              <w:rPr>
                <w:rStyle w:val="Refdecomentrio"/>
              </w:rPr>
              <w:commentReference w:id="76"/>
            </w:r>
            <w:r>
              <w:rPr>
                <w:rStyle w:val="Refdecomentrio"/>
              </w:rPr>
              <w:commentReference w:id="77"/>
            </w:r>
          </w:p>
          <w:p w14:paraId="2CEA8358" w14:textId="77777777" w:rsidR="006849DB" w:rsidRDefault="006849DB" w:rsidP="004B58AC">
            <w:pPr>
              <w:spacing w:line="100" w:lineRule="atLeast"/>
              <w:rPr>
                <w:rFonts w:ascii="Cambria" w:hAnsi="Cambria"/>
                <w:color w:val="auto"/>
                <w:sz w:val="22"/>
                <w:szCs w:val="22"/>
                <w:u w:val="single"/>
              </w:rPr>
            </w:pPr>
          </w:p>
        </w:tc>
      </w:tr>
      <w:tr w:rsidR="002D1520" w14:paraId="63A86C23" w14:textId="77777777" w:rsidTr="004C46FF">
        <w:trPr>
          <w:trHeight w:val="454"/>
        </w:trPr>
        <w:tc>
          <w:tcPr>
            <w:tcW w:w="2376" w:type="dxa"/>
            <w:shd w:val="clear" w:color="auto" w:fill="DEEAF6"/>
            <w:vAlign w:val="center"/>
          </w:tcPr>
          <w:p w14:paraId="1251DC48" w14:textId="468F5759" w:rsidR="002D1520" w:rsidRPr="00CE5471" w:rsidRDefault="002D1520" w:rsidP="00817C47">
            <w:pPr>
              <w:rPr>
                <w:rFonts w:ascii="Cambria" w:hAnsi="Cambria"/>
                <w:b/>
                <w:color w:val="auto"/>
                <w:sz w:val="22"/>
                <w:szCs w:val="22"/>
              </w:rPr>
            </w:pPr>
            <w:r w:rsidRPr="00CE5471">
              <w:rPr>
                <w:rFonts w:ascii="Cambria" w:hAnsi="Cambria"/>
                <w:b/>
                <w:color w:val="auto"/>
                <w:sz w:val="22"/>
                <w:szCs w:val="22"/>
              </w:rPr>
              <w:lastRenderedPageBreak/>
              <w:t>Fluxo Alternativo</w:t>
            </w:r>
            <w:r w:rsidR="006849DB">
              <w:rPr>
                <w:rFonts w:ascii="Cambria" w:hAnsi="Cambria"/>
                <w:b/>
                <w:color w:val="auto"/>
                <w:sz w:val="22"/>
                <w:szCs w:val="22"/>
              </w:rPr>
              <w:t xml:space="preserve"> </w:t>
            </w:r>
            <w:r w:rsidR="00817C47">
              <w:rPr>
                <w:rFonts w:ascii="Cambria" w:hAnsi="Cambria"/>
                <w:b/>
                <w:color w:val="auto"/>
                <w:sz w:val="22"/>
                <w:szCs w:val="22"/>
              </w:rPr>
              <w:t>02 (Visualizar CADD)</w:t>
            </w:r>
          </w:p>
        </w:tc>
        <w:tc>
          <w:tcPr>
            <w:tcW w:w="7831" w:type="dxa"/>
            <w:shd w:val="clear" w:color="auto" w:fill="auto"/>
            <w:vAlign w:val="center"/>
          </w:tcPr>
          <w:p w14:paraId="17B52F5F" w14:textId="578095EE" w:rsidR="002D1520" w:rsidRDefault="002D1520" w:rsidP="00817C47">
            <w:pPr>
              <w:spacing w:line="100" w:lineRule="atLeast"/>
              <w:rPr>
                <w:rFonts w:ascii="Cambria" w:hAnsi="Cambria"/>
                <w:color w:val="auto"/>
                <w:sz w:val="22"/>
                <w:szCs w:val="22"/>
                <w:u w:val="single"/>
              </w:rPr>
            </w:pPr>
          </w:p>
          <w:p w14:paraId="65BB691C" w14:textId="4279CE7A" w:rsidR="00817C47" w:rsidRDefault="00817C47" w:rsidP="003533CE">
            <w:pPr>
              <w:pStyle w:val="PargrafodaLista"/>
              <w:numPr>
                <w:ilvl w:val="0"/>
                <w:numId w:val="30"/>
              </w:numPr>
              <w:spacing w:line="100" w:lineRule="atLeast"/>
              <w:rPr>
                <w:rFonts w:ascii="Cambria" w:hAnsi="Cambria"/>
                <w:color w:val="auto"/>
                <w:sz w:val="22"/>
                <w:szCs w:val="22"/>
              </w:rPr>
            </w:pPr>
            <w:r>
              <w:rPr>
                <w:rFonts w:ascii="Cambria" w:hAnsi="Cambria"/>
                <w:color w:val="auto"/>
                <w:sz w:val="22"/>
                <w:szCs w:val="22"/>
              </w:rPr>
              <w:t>Este fluxo alternativo se inicia após o passo 3 do fluxo principal se o Administrador Geral do Sistema clicar no botão “Visualizar CADD”;</w:t>
            </w:r>
          </w:p>
          <w:p w14:paraId="4C2F030E" w14:textId="1DF814AF" w:rsidR="00112E2C" w:rsidRPr="00817C47" w:rsidRDefault="00817C47" w:rsidP="003533CE">
            <w:pPr>
              <w:pStyle w:val="PargrafodaLista"/>
              <w:numPr>
                <w:ilvl w:val="0"/>
                <w:numId w:val="30"/>
              </w:numPr>
              <w:spacing w:line="100" w:lineRule="atLeast"/>
              <w:rPr>
                <w:rFonts w:ascii="Cambria" w:hAnsi="Cambria"/>
                <w:color w:val="auto"/>
                <w:sz w:val="22"/>
                <w:szCs w:val="22"/>
              </w:rPr>
            </w:pPr>
            <w:r>
              <w:rPr>
                <w:rFonts w:ascii="Cambria" w:hAnsi="Cambria"/>
                <w:color w:val="auto"/>
                <w:sz w:val="22"/>
                <w:szCs w:val="22"/>
              </w:rPr>
              <w:t xml:space="preserve">O </w:t>
            </w:r>
            <w:commentRangeStart w:id="78"/>
            <w:commentRangeStart w:id="79"/>
            <w:r w:rsidR="00112E2C" w:rsidRPr="00817C47">
              <w:rPr>
                <w:rFonts w:ascii="Cambria" w:hAnsi="Cambria"/>
                <w:color w:val="auto"/>
                <w:sz w:val="22"/>
                <w:szCs w:val="22"/>
              </w:rPr>
              <w:t>sistema abre uma janela nomeada “Visualizar CADD”, onde o administrador pode visualiza as i</w:t>
            </w:r>
            <w:r w:rsidR="0090261A" w:rsidRPr="00817C47">
              <w:rPr>
                <w:rFonts w:ascii="Cambria" w:hAnsi="Cambria"/>
                <w:color w:val="auto"/>
                <w:sz w:val="22"/>
                <w:szCs w:val="22"/>
              </w:rPr>
              <w:t>nformações da CADD selecionada,</w:t>
            </w:r>
            <w:r w:rsidR="00112E2C" w:rsidRPr="00817C47">
              <w:rPr>
                <w:rFonts w:ascii="Cambria" w:hAnsi="Cambria"/>
                <w:color w:val="auto"/>
                <w:sz w:val="22"/>
                <w:szCs w:val="22"/>
              </w:rPr>
              <w:t xml:space="preserve"> pode iniciar também os outros dois fluxos alternativos deste caso de uso, descritos abaixo, e o fluxo alternativo se encerra.</w:t>
            </w:r>
            <w:commentRangeEnd w:id="78"/>
            <w:r w:rsidR="002128CA">
              <w:rPr>
                <w:rStyle w:val="Refdecomentrio"/>
              </w:rPr>
              <w:commentReference w:id="78"/>
            </w:r>
            <w:commentRangeEnd w:id="79"/>
            <w:r>
              <w:rPr>
                <w:rStyle w:val="Refdecomentrio"/>
              </w:rPr>
              <w:commentReference w:id="79"/>
            </w:r>
          </w:p>
          <w:p w14:paraId="697C612A" w14:textId="42DC9318" w:rsidR="0043142E" w:rsidRPr="00817C47" w:rsidRDefault="0043142E" w:rsidP="00817C47">
            <w:pPr>
              <w:spacing w:line="100" w:lineRule="atLeast"/>
              <w:rPr>
                <w:color w:val="auto"/>
              </w:rPr>
            </w:pPr>
          </w:p>
        </w:tc>
      </w:tr>
      <w:tr w:rsidR="00817C47" w14:paraId="556039AD" w14:textId="77777777" w:rsidTr="004B58AC">
        <w:trPr>
          <w:trHeight w:val="454"/>
        </w:trPr>
        <w:tc>
          <w:tcPr>
            <w:tcW w:w="2376" w:type="dxa"/>
            <w:shd w:val="clear" w:color="auto" w:fill="DEEAF6"/>
            <w:vAlign w:val="center"/>
          </w:tcPr>
          <w:p w14:paraId="09A274F3" w14:textId="70A5C520" w:rsidR="00817C47" w:rsidRDefault="000A6630" w:rsidP="004B58AC">
            <w:pPr>
              <w:rPr>
                <w:rFonts w:ascii="Cambria" w:hAnsi="Cambria"/>
                <w:b/>
                <w:color w:val="auto"/>
                <w:sz w:val="22"/>
                <w:szCs w:val="22"/>
              </w:rPr>
            </w:pPr>
            <w:r>
              <w:rPr>
                <w:rFonts w:ascii="Cambria" w:hAnsi="Cambria"/>
                <w:b/>
                <w:color w:val="auto"/>
                <w:sz w:val="22"/>
                <w:szCs w:val="22"/>
              </w:rPr>
              <w:t>Fluxo Alternativo 03 (Editar CADD)</w:t>
            </w:r>
          </w:p>
        </w:tc>
        <w:tc>
          <w:tcPr>
            <w:tcW w:w="7831" w:type="dxa"/>
            <w:shd w:val="clear" w:color="auto" w:fill="DEEAF6"/>
            <w:vAlign w:val="center"/>
          </w:tcPr>
          <w:p w14:paraId="5A87CA78" w14:textId="1FDD16BE" w:rsidR="000A6630" w:rsidRDefault="000A6630" w:rsidP="00817C47">
            <w:pPr>
              <w:spacing w:line="100" w:lineRule="atLeast"/>
              <w:rPr>
                <w:rFonts w:ascii="Cambria" w:hAnsi="Cambria"/>
                <w:color w:val="auto"/>
                <w:sz w:val="22"/>
                <w:szCs w:val="22"/>
              </w:rPr>
            </w:pPr>
          </w:p>
          <w:p w14:paraId="5289C4CE" w14:textId="77777777" w:rsidR="000A6630" w:rsidRDefault="000A6630" w:rsidP="003533CE">
            <w:pPr>
              <w:pStyle w:val="PargrafodaLista"/>
              <w:numPr>
                <w:ilvl w:val="0"/>
                <w:numId w:val="7"/>
              </w:numPr>
              <w:spacing w:line="100" w:lineRule="atLeast"/>
              <w:rPr>
                <w:rFonts w:ascii="Cambria" w:hAnsi="Cambria"/>
                <w:color w:val="auto"/>
                <w:sz w:val="22"/>
                <w:szCs w:val="22"/>
              </w:rPr>
            </w:pPr>
            <w:r w:rsidRPr="000A6630">
              <w:rPr>
                <w:rFonts w:ascii="Cambria" w:hAnsi="Cambria"/>
                <w:color w:val="auto"/>
                <w:sz w:val="22"/>
                <w:szCs w:val="22"/>
              </w:rPr>
              <w:t>Este fluxo alternativo se inicia após o passo 3 do fluxo principal se o Administrador Geral do Sistema clicar no botão “Editar CADD”;</w:t>
            </w:r>
          </w:p>
          <w:p w14:paraId="1B99DDC1" w14:textId="050CAE5C" w:rsidR="00817C47" w:rsidRPr="000A6630" w:rsidRDefault="00817C47" w:rsidP="003533CE">
            <w:pPr>
              <w:pStyle w:val="PargrafodaLista"/>
              <w:numPr>
                <w:ilvl w:val="0"/>
                <w:numId w:val="7"/>
              </w:numPr>
              <w:spacing w:line="100" w:lineRule="atLeast"/>
              <w:rPr>
                <w:rFonts w:ascii="Cambria" w:hAnsi="Cambria"/>
                <w:color w:val="auto"/>
                <w:sz w:val="22"/>
                <w:szCs w:val="22"/>
              </w:rPr>
            </w:pPr>
            <w:r w:rsidRPr="000A6630">
              <w:rPr>
                <w:rFonts w:ascii="Cambria" w:hAnsi="Cambria"/>
                <w:color w:val="auto"/>
                <w:sz w:val="22"/>
                <w:szCs w:val="22"/>
              </w:rPr>
              <w:t>O sistema abre uma janela nomeada “Editar CADD”, onde o administrador pode alterar tanto as informações da CADD quanto os membros da mesma;</w:t>
            </w:r>
          </w:p>
          <w:p w14:paraId="3F19399A" w14:textId="77777777" w:rsidR="000A6630" w:rsidRPr="000A6630" w:rsidRDefault="00817C47" w:rsidP="003533CE">
            <w:pPr>
              <w:pStyle w:val="PargrafodaLista"/>
              <w:numPr>
                <w:ilvl w:val="0"/>
                <w:numId w:val="7"/>
              </w:numPr>
              <w:spacing w:line="100" w:lineRule="atLeast"/>
              <w:rPr>
                <w:color w:val="auto"/>
              </w:rPr>
            </w:pPr>
            <w:r w:rsidRPr="00CE5471">
              <w:rPr>
                <w:rFonts w:ascii="Cambria" w:hAnsi="Cambria"/>
                <w:color w:val="auto"/>
                <w:sz w:val="22"/>
                <w:szCs w:val="22"/>
              </w:rPr>
              <w:t xml:space="preserve">O Administrador </w:t>
            </w:r>
            <w:r>
              <w:rPr>
                <w:rFonts w:ascii="Cambria" w:hAnsi="Cambria"/>
                <w:color w:val="auto"/>
                <w:sz w:val="22"/>
                <w:szCs w:val="22"/>
              </w:rPr>
              <w:t xml:space="preserve">Geral </w:t>
            </w:r>
            <w:r w:rsidRPr="00CE5471">
              <w:rPr>
                <w:rFonts w:ascii="Cambria" w:hAnsi="Cambria"/>
                <w:color w:val="auto"/>
                <w:sz w:val="22"/>
                <w:szCs w:val="22"/>
              </w:rPr>
              <w:t>do Sistema</w:t>
            </w:r>
            <w:r>
              <w:rPr>
                <w:rFonts w:ascii="Cambria" w:hAnsi="Cambria"/>
                <w:color w:val="auto"/>
                <w:sz w:val="22"/>
                <w:szCs w:val="22"/>
              </w:rPr>
              <w:t xml:space="preserve"> pode escolher um dos membros das CADDs disponíveis para substituir o responsável atual da CADD, pode alterar a descrição da CADD, pode selecionar os membros a serem removidos da CADD e por fim informar os membros que devem ser incluídos na CADD e, então, clicar no botão de salvar</w:t>
            </w:r>
            <w:r w:rsidR="000A6630">
              <w:rPr>
                <w:rFonts w:ascii="Cambria" w:hAnsi="Cambria"/>
                <w:color w:val="auto"/>
                <w:sz w:val="22"/>
                <w:szCs w:val="22"/>
              </w:rPr>
              <w:t>;</w:t>
            </w:r>
          </w:p>
          <w:p w14:paraId="78DCE61D" w14:textId="33D5CE36" w:rsidR="00817C47" w:rsidRPr="00071043" w:rsidRDefault="000A6630" w:rsidP="003533CE">
            <w:pPr>
              <w:pStyle w:val="PargrafodaLista"/>
              <w:numPr>
                <w:ilvl w:val="0"/>
                <w:numId w:val="7"/>
              </w:numPr>
              <w:spacing w:line="100" w:lineRule="atLeast"/>
              <w:rPr>
                <w:color w:val="auto"/>
              </w:rPr>
            </w:pPr>
            <w:r>
              <w:rPr>
                <w:rFonts w:ascii="Cambria" w:hAnsi="Cambria"/>
                <w:color w:val="auto"/>
                <w:sz w:val="22"/>
                <w:szCs w:val="22"/>
              </w:rPr>
              <w:t>O sistema salva as alterações realizadas pelo Administrador, informa que as alterações foram realizadas com sucesso e encerra o fluxo alternativo</w:t>
            </w:r>
            <w:r w:rsidR="00817C47">
              <w:rPr>
                <w:rFonts w:ascii="Cambria" w:hAnsi="Cambria"/>
                <w:color w:val="auto"/>
                <w:sz w:val="22"/>
                <w:szCs w:val="22"/>
              </w:rPr>
              <w:t>.</w:t>
            </w:r>
          </w:p>
          <w:p w14:paraId="386D54EF" w14:textId="77777777" w:rsidR="00817C47" w:rsidRDefault="00817C47" w:rsidP="004B58AC">
            <w:pPr>
              <w:spacing w:line="100" w:lineRule="atLeast"/>
              <w:rPr>
                <w:rFonts w:ascii="Cambria" w:hAnsi="Cambria"/>
                <w:color w:val="auto"/>
                <w:sz w:val="22"/>
                <w:szCs w:val="22"/>
                <w:u w:val="single"/>
              </w:rPr>
            </w:pPr>
          </w:p>
        </w:tc>
      </w:tr>
      <w:tr w:rsidR="000A6630" w14:paraId="4BABF853" w14:textId="77777777" w:rsidTr="004C46FF">
        <w:trPr>
          <w:trHeight w:val="454"/>
        </w:trPr>
        <w:tc>
          <w:tcPr>
            <w:tcW w:w="2376" w:type="dxa"/>
            <w:shd w:val="clear" w:color="auto" w:fill="DEEAF6"/>
            <w:vAlign w:val="center"/>
          </w:tcPr>
          <w:p w14:paraId="508D5FDD" w14:textId="2BBCF526" w:rsidR="000A6630" w:rsidRDefault="000A6630" w:rsidP="000A6630">
            <w:pPr>
              <w:rPr>
                <w:rFonts w:ascii="Cambria" w:hAnsi="Cambria"/>
                <w:b/>
                <w:color w:val="auto"/>
                <w:sz w:val="22"/>
                <w:szCs w:val="22"/>
              </w:rPr>
            </w:pPr>
            <w:r>
              <w:rPr>
                <w:rFonts w:ascii="Cambria" w:hAnsi="Cambria"/>
                <w:b/>
                <w:color w:val="auto"/>
                <w:sz w:val="22"/>
                <w:szCs w:val="22"/>
              </w:rPr>
              <w:t>Fluxo Alternativo 04 (Excluir CADD)</w:t>
            </w:r>
          </w:p>
        </w:tc>
        <w:tc>
          <w:tcPr>
            <w:tcW w:w="7831" w:type="dxa"/>
            <w:shd w:val="clear" w:color="auto" w:fill="auto"/>
            <w:vAlign w:val="center"/>
          </w:tcPr>
          <w:p w14:paraId="515330D4" w14:textId="77777777" w:rsidR="000A6630" w:rsidRDefault="000A6630" w:rsidP="000A6630">
            <w:pPr>
              <w:pStyle w:val="PargrafodaLista"/>
              <w:spacing w:line="100" w:lineRule="atLeast"/>
              <w:ind w:left="360"/>
              <w:rPr>
                <w:rFonts w:ascii="Cambria" w:hAnsi="Cambria"/>
                <w:color w:val="auto"/>
                <w:sz w:val="22"/>
                <w:szCs w:val="22"/>
              </w:rPr>
            </w:pPr>
          </w:p>
          <w:p w14:paraId="4A51C80A" w14:textId="2659F72D" w:rsidR="000A6630" w:rsidRDefault="000A6630" w:rsidP="003533CE">
            <w:pPr>
              <w:pStyle w:val="PargrafodaLista"/>
              <w:numPr>
                <w:ilvl w:val="0"/>
                <w:numId w:val="8"/>
              </w:numPr>
              <w:spacing w:line="100" w:lineRule="atLeast"/>
              <w:rPr>
                <w:rFonts w:ascii="Cambria" w:hAnsi="Cambria"/>
                <w:color w:val="auto"/>
                <w:sz w:val="22"/>
                <w:szCs w:val="22"/>
              </w:rPr>
            </w:pPr>
            <w:r w:rsidRPr="000A6630">
              <w:rPr>
                <w:rFonts w:ascii="Cambria" w:hAnsi="Cambria"/>
                <w:color w:val="auto"/>
                <w:sz w:val="22"/>
                <w:szCs w:val="22"/>
              </w:rPr>
              <w:t>Este fluxo alternativo se inicia após o passo 3 do fluxo principal se o Administrador Geral do Sistema clicar no botão “Excluir CADD”;</w:t>
            </w:r>
          </w:p>
          <w:p w14:paraId="7E69674E" w14:textId="77777777" w:rsidR="000A6630" w:rsidRDefault="000A6630" w:rsidP="003533CE">
            <w:pPr>
              <w:pStyle w:val="PargrafodaLista"/>
              <w:numPr>
                <w:ilvl w:val="0"/>
                <w:numId w:val="8"/>
              </w:numPr>
              <w:spacing w:line="100" w:lineRule="atLeast"/>
              <w:rPr>
                <w:rFonts w:ascii="Cambria" w:hAnsi="Cambria"/>
                <w:color w:val="auto"/>
                <w:sz w:val="22"/>
                <w:szCs w:val="22"/>
              </w:rPr>
            </w:pPr>
            <w:r w:rsidRPr="000A6630">
              <w:rPr>
                <w:rFonts w:ascii="Cambria" w:hAnsi="Cambria"/>
                <w:color w:val="auto"/>
                <w:sz w:val="22"/>
                <w:szCs w:val="22"/>
              </w:rPr>
              <w:t>O sistema abre o alerta de confirmação de exclusão da CADD;</w:t>
            </w:r>
          </w:p>
          <w:p w14:paraId="1E984D1E" w14:textId="77777777" w:rsidR="000A6630" w:rsidRDefault="000A6630" w:rsidP="003533CE">
            <w:pPr>
              <w:pStyle w:val="PargrafodaLista"/>
              <w:numPr>
                <w:ilvl w:val="0"/>
                <w:numId w:val="8"/>
              </w:numPr>
              <w:spacing w:line="100" w:lineRule="atLeast"/>
              <w:rPr>
                <w:rFonts w:ascii="Cambria" w:hAnsi="Cambria"/>
                <w:color w:val="auto"/>
                <w:sz w:val="22"/>
                <w:szCs w:val="22"/>
              </w:rPr>
            </w:pPr>
            <w:r w:rsidRPr="000A6630">
              <w:rPr>
                <w:rFonts w:ascii="Cambria" w:hAnsi="Cambria"/>
                <w:color w:val="auto"/>
                <w:sz w:val="22"/>
                <w:szCs w:val="22"/>
              </w:rPr>
              <w:t>O Administrador Geral do Sistema clica no botão “Sim” do alerta pa</w:t>
            </w:r>
            <w:r>
              <w:rPr>
                <w:rFonts w:ascii="Cambria" w:hAnsi="Cambria"/>
                <w:color w:val="auto"/>
                <w:sz w:val="22"/>
                <w:szCs w:val="22"/>
              </w:rPr>
              <w:t>ra confirmar a exclusão da CADD;</w:t>
            </w:r>
          </w:p>
          <w:p w14:paraId="46BC6132" w14:textId="6F1AD494" w:rsidR="000A6630" w:rsidRPr="000A6630" w:rsidRDefault="00487475" w:rsidP="003533CE">
            <w:pPr>
              <w:pStyle w:val="PargrafodaLista"/>
              <w:numPr>
                <w:ilvl w:val="0"/>
                <w:numId w:val="8"/>
              </w:numPr>
              <w:spacing w:line="100" w:lineRule="atLeast"/>
              <w:rPr>
                <w:rFonts w:ascii="Cambria" w:hAnsi="Cambria"/>
                <w:color w:val="auto"/>
                <w:sz w:val="22"/>
                <w:szCs w:val="22"/>
              </w:rPr>
            </w:pPr>
            <w:r>
              <w:rPr>
                <w:rFonts w:ascii="Cambria" w:hAnsi="Cambria"/>
                <w:color w:val="auto"/>
                <w:sz w:val="22"/>
                <w:szCs w:val="22"/>
              </w:rPr>
              <w:t>O sistema exclui a CADD,</w:t>
            </w:r>
            <w:r w:rsidR="000A6630">
              <w:rPr>
                <w:rFonts w:ascii="Cambria" w:hAnsi="Cambria"/>
                <w:color w:val="auto"/>
                <w:sz w:val="22"/>
                <w:szCs w:val="22"/>
              </w:rPr>
              <w:t xml:space="preserve"> informa na tela que a CADD foi</w:t>
            </w:r>
            <w:r w:rsidR="000A6630" w:rsidRPr="000A6630">
              <w:rPr>
                <w:rFonts w:ascii="Cambria" w:hAnsi="Cambria"/>
                <w:color w:val="auto"/>
                <w:sz w:val="22"/>
                <w:szCs w:val="22"/>
              </w:rPr>
              <w:t xml:space="preserve"> </w:t>
            </w:r>
            <w:r w:rsidR="000A6630">
              <w:rPr>
                <w:rFonts w:ascii="Cambria" w:hAnsi="Cambria"/>
                <w:color w:val="auto"/>
                <w:sz w:val="22"/>
                <w:szCs w:val="22"/>
              </w:rPr>
              <w:t xml:space="preserve">excluída com sucesso e </w:t>
            </w:r>
            <w:r w:rsidR="000A6630" w:rsidRPr="000A6630">
              <w:rPr>
                <w:rFonts w:ascii="Cambria" w:hAnsi="Cambria"/>
                <w:color w:val="auto"/>
                <w:sz w:val="22"/>
                <w:szCs w:val="22"/>
              </w:rPr>
              <w:t>encerra</w:t>
            </w:r>
            <w:r w:rsidR="000A6630">
              <w:rPr>
                <w:rFonts w:ascii="Cambria" w:hAnsi="Cambria"/>
                <w:color w:val="auto"/>
                <w:sz w:val="22"/>
                <w:szCs w:val="22"/>
              </w:rPr>
              <w:t xml:space="preserve"> o fluxo alternativo</w:t>
            </w:r>
            <w:r w:rsidR="000A6630" w:rsidRPr="000A6630">
              <w:rPr>
                <w:rFonts w:ascii="Cambria" w:hAnsi="Cambria"/>
                <w:color w:val="auto"/>
                <w:sz w:val="22"/>
                <w:szCs w:val="22"/>
              </w:rPr>
              <w:t>.</w:t>
            </w:r>
          </w:p>
          <w:p w14:paraId="5AA37428" w14:textId="6580DF72" w:rsidR="000A6630" w:rsidRPr="00DA1589" w:rsidRDefault="000A6630" w:rsidP="000A6630">
            <w:pPr>
              <w:spacing w:line="100" w:lineRule="atLeast"/>
              <w:rPr>
                <w:rFonts w:ascii="Cambria" w:hAnsi="Cambria"/>
                <w:color w:val="auto"/>
                <w:sz w:val="22"/>
                <w:szCs w:val="22"/>
                <w:u w:val="single"/>
              </w:rPr>
            </w:pPr>
          </w:p>
        </w:tc>
      </w:tr>
      <w:tr w:rsidR="000A6630" w14:paraId="15A7A943" w14:textId="77777777" w:rsidTr="004C46FF">
        <w:trPr>
          <w:trHeight w:val="454"/>
        </w:trPr>
        <w:tc>
          <w:tcPr>
            <w:tcW w:w="2376" w:type="dxa"/>
            <w:shd w:val="clear" w:color="auto" w:fill="DEEAF6"/>
            <w:vAlign w:val="center"/>
          </w:tcPr>
          <w:p w14:paraId="4F49596C" w14:textId="5B87BD7D" w:rsidR="000A6630" w:rsidRPr="00CE5471" w:rsidRDefault="002121FB" w:rsidP="000A6630">
            <w:pPr>
              <w:spacing w:line="100" w:lineRule="atLeast"/>
              <w:ind w:hanging="10"/>
              <w:rPr>
                <w:rFonts w:ascii="Cambria" w:hAnsi="Cambria"/>
                <w:b/>
                <w:color w:val="auto"/>
                <w:sz w:val="22"/>
                <w:szCs w:val="22"/>
              </w:rPr>
            </w:pPr>
            <w:r>
              <w:rPr>
                <w:rFonts w:ascii="Cambria" w:hAnsi="Cambria"/>
                <w:b/>
                <w:color w:val="auto"/>
                <w:sz w:val="22"/>
                <w:szCs w:val="22"/>
              </w:rPr>
              <w:t>Fluxo</w:t>
            </w:r>
            <w:r w:rsidR="000A6630" w:rsidRPr="00CE5471">
              <w:rPr>
                <w:rFonts w:ascii="Cambria" w:hAnsi="Cambria"/>
                <w:b/>
                <w:color w:val="auto"/>
                <w:sz w:val="22"/>
                <w:szCs w:val="22"/>
              </w:rPr>
              <w:t xml:space="preserve"> de Exceção</w:t>
            </w:r>
            <w:r>
              <w:rPr>
                <w:rFonts w:ascii="Cambria" w:hAnsi="Cambria"/>
                <w:b/>
                <w:color w:val="auto"/>
                <w:sz w:val="22"/>
                <w:szCs w:val="22"/>
              </w:rPr>
              <w:t xml:space="preserve"> 01</w:t>
            </w:r>
          </w:p>
        </w:tc>
        <w:tc>
          <w:tcPr>
            <w:tcW w:w="7831" w:type="dxa"/>
            <w:shd w:val="clear" w:color="auto" w:fill="D9E2F3" w:themeFill="accent5" w:themeFillTint="33"/>
            <w:vAlign w:val="center"/>
          </w:tcPr>
          <w:p w14:paraId="237B7991" w14:textId="77777777" w:rsidR="000A6630" w:rsidRDefault="000A6630" w:rsidP="000A6630">
            <w:pPr>
              <w:spacing w:line="100" w:lineRule="atLeast"/>
              <w:rPr>
                <w:rFonts w:ascii="Cambria" w:hAnsi="Cambria"/>
                <w:color w:val="auto"/>
                <w:sz w:val="22"/>
                <w:szCs w:val="22"/>
                <w:u w:val="single"/>
              </w:rPr>
            </w:pPr>
          </w:p>
          <w:p w14:paraId="7C392541" w14:textId="77777777" w:rsidR="002121FB" w:rsidRPr="002121FB" w:rsidRDefault="002121FB" w:rsidP="003533CE">
            <w:pPr>
              <w:pStyle w:val="PargrafodaLista"/>
              <w:numPr>
                <w:ilvl w:val="0"/>
                <w:numId w:val="9"/>
              </w:numPr>
              <w:spacing w:line="100" w:lineRule="atLeast"/>
              <w:rPr>
                <w:rFonts w:ascii="Cambria" w:hAnsi="Cambria"/>
                <w:color w:val="auto"/>
                <w:sz w:val="22"/>
                <w:szCs w:val="22"/>
                <w:u w:val="single"/>
              </w:rPr>
            </w:pPr>
            <w:r w:rsidRPr="002121FB">
              <w:rPr>
                <w:rFonts w:ascii="Cambria" w:hAnsi="Cambria"/>
                <w:color w:val="auto"/>
                <w:sz w:val="22"/>
                <w:szCs w:val="22"/>
              </w:rPr>
              <w:t>O fluxo de exceção é iniciado se o</w:t>
            </w:r>
            <w:r w:rsidR="000A6630" w:rsidRPr="002121FB">
              <w:rPr>
                <w:rFonts w:ascii="Cambria" w:hAnsi="Cambria"/>
                <w:color w:val="auto"/>
                <w:sz w:val="22"/>
                <w:szCs w:val="22"/>
              </w:rPr>
              <w:t xml:space="preserve"> </w:t>
            </w:r>
            <w:r w:rsidRPr="002121FB">
              <w:rPr>
                <w:rFonts w:ascii="Cambria" w:hAnsi="Cambria"/>
                <w:color w:val="auto"/>
                <w:sz w:val="22"/>
                <w:szCs w:val="22"/>
              </w:rPr>
              <w:t>s</w:t>
            </w:r>
            <w:r w:rsidR="000A6630" w:rsidRPr="002121FB">
              <w:rPr>
                <w:rFonts w:ascii="Cambria" w:hAnsi="Cambria"/>
                <w:color w:val="auto"/>
                <w:sz w:val="22"/>
                <w:szCs w:val="22"/>
              </w:rPr>
              <w:t>istema não localiza</w:t>
            </w:r>
            <w:r w:rsidRPr="002121FB">
              <w:rPr>
                <w:rFonts w:ascii="Cambria" w:hAnsi="Cambria"/>
                <w:color w:val="auto"/>
                <w:sz w:val="22"/>
                <w:szCs w:val="22"/>
              </w:rPr>
              <w:t>r</w:t>
            </w:r>
            <w:r w:rsidR="000A6630" w:rsidRPr="002121FB">
              <w:rPr>
                <w:rFonts w:ascii="Cambria" w:hAnsi="Cambria"/>
                <w:color w:val="auto"/>
                <w:sz w:val="22"/>
                <w:szCs w:val="22"/>
              </w:rPr>
              <w:t xml:space="preserve"> o membro a ser adicionado à CADD no item 2 do fluxo alternativo 03</w:t>
            </w:r>
            <w:r w:rsidRPr="002121FB">
              <w:rPr>
                <w:rFonts w:ascii="Cambria" w:hAnsi="Cambria"/>
                <w:color w:val="auto"/>
                <w:sz w:val="22"/>
                <w:szCs w:val="22"/>
              </w:rPr>
              <w:t>;</w:t>
            </w:r>
          </w:p>
          <w:p w14:paraId="4BD20CE1" w14:textId="51B94576" w:rsidR="000A6630" w:rsidRPr="002121FB" w:rsidRDefault="000A6630" w:rsidP="003533CE">
            <w:pPr>
              <w:pStyle w:val="PargrafodaLista"/>
              <w:numPr>
                <w:ilvl w:val="0"/>
                <w:numId w:val="9"/>
              </w:numPr>
              <w:spacing w:line="100" w:lineRule="atLeast"/>
              <w:rPr>
                <w:rFonts w:ascii="Cambria" w:hAnsi="Cambria"/>
                <w:color w:val="auto"/>
                <w:sz w:val="22"/>
                <w:szCs w:val="22"/>
              </w:rPr>
            </w:pPr>
            <w:r w:rsidRPr="002121FB">
              <w:rPr>
                <w:rFonts w:ascii="Cambria" w:hAnsi="Cambria"/>
                <w:color w:val="auto"/>
                <w:sz w:val="22"/>
                <w:szCs w:val="22"/>
              </w:rPr>
              <w:t>O sistema aborta a operação, exibe um alerta informando que o membro não foi localizado e o caso de uso retorna ao item 2 do fluxo alternativo 03;</w:t>
            </w:r>
            <w:r w:rsidR="002121FB">
              <w:rPr>
                <w:rFonts w:ascii="Cambria" w:hAnsi="Cambria"/>
                <w:color w:val="auto"/>
                <w:sz w:val="22"/>
                <w:szCs w:val="22"/>
              </w:rPr>
              <w:t xml:space="preserve"> </w:t>
            </w:r>
          </w:p>
          <w:p w14:paraId="4BF874DA" w14:textId="77777777" w:rsidR="000A6630" w:rsidRPr="00CE5471" w:rsidRDefault="000A6630" w:rsidP="000A6630">
            <w:pPr>
              <w:spacing w:line="100" w:lineRule="atLeast"/>
              <w:rPr>
                <w:rFonts w:ascii="Cambria" w:hAnsi="Cambria"/>
                <w:color w:val="auto"/>
                <w:sz w:val="22"/>
                <w:szCs w:val="22"/>
              </w:rPr>
            </w:pPr>
          </w:p>
        </w:tc>
      </w:tr>
      <w:tr w:rsidR="002121FB" w14:paraId="3E514174" w14:textId="77777777" w:rsidTr="004C46FF">
        <w:trPr>
          <w:trHeight w:val="454"/>
        </w:trPr>
        <w:tc>
          <w:tcPr>
            <w:tcW w:w="2376" w:type="dxa"/>
            <w:shd w:val="clear" w:color="auto" w:fill="DEEAF6"/>
            <w:vAlign w:val="center"/>
          </w:tcPr>
          <w:p w14:paraId="0347FC8E" w14:textId="0F47734E" w:rsidR="002121FB" w:rsidRDefault="002121FB" w:rsidP="000A6630">
            <w:pPr>
              <w:spacing w:line="100" w:lineRule="atLeast"/>
              <w:ind w:hanging="10"/>
              <w:rPr>
                <w:rFonts w:ascii="Cambria" w:hAnsi="Cambria"/>
                <w:b/>
                <w:color w:val="auto"/>
                <w:sz w:val="22"/>
                <w:szCs w:val="22"/>
              </w:rPr>
            </w:pPr>
            <w:r>
              <w:rPr>
                <w:rFonts w:ascii="Cambria" w:hAnsi="Cambria"/>
                <w:b/>
                <w:color w:val="auto"/>
                <w:sz w:val="22"/>
                <w:szCs w:val="22"/>
              </w:rPr>
              <w:t>Fluxo</w:t>
            </w:r>
            <w:r w:rsidRPr="00CE5471">
              <w:rPr>
                <w:rFonts w:ascii="Cambria" w:hAnsi="Cambria"/>
                <w:b/>
                <w:color w:val="auto"/>
                <w:sz w:val="22"/>
                <w:szCs w:val="22"/>
              </w:rPr>
              <w:t xml:space="preserve"> de Exceção</w:t>
            </w:r>
            <w:r>
              <w:rPr>
                <w:rFonts w:ascii="Cambria" w:hAnsi="Cambria"/>
                <w:b/>
                <w:color w:val="auto"/>
                <w:sz w:val="22"/>
                <w:szCs w:val="22"/>
              </w:rPr>
              <w:t xml:space="preserve"> 02</w:t>
            </w:r>
          </w:p>
        </w:tc>
        <w:tc>
          <w:tcPr>
            <w:tcW w:w="7831" w:type="dxa"/>
            <w:shd w:val="clear" w:color="auto" w:fill="FFFFFF" w:themeFill="background1"/>
            <w:vAlign w:val="center"/>
          </w:tcPr>
          <w:p w14:paraId="4DB5FD45" w14:textId="77777777" w:rsidR="002121FB" w:rsidRDefault="002121FB" w:rsidP="002121FB">
            <w:pPr>
              <w:spacing w:line="100" w:lineRule="atLeast"/>
              <w:rPr>
                <w:rFonts w:ascii="Cambria" w:hAnsi="Cambria"/>
                <w:color w:val="auto"/>
                <w:sz w:val="22"/>
                <w:szCs w:val="22"/>
              </w:rPr>
            </w:pPr>
          </w:p>
          <w:p w14:paraId="198A89C3" w14:textId="77777777" w:rsidR="002121FB" w:rsidRDefault="002121FB" w:rsidP="003533CE">
            <w:pPr>
              <w:pStyle w:val="PargrafodaLista"/>
              <w:numPr>
                <w:ilvl w:val="0"/>
                <w:numId w:val="36"/>
              </w:numPr>
              <w:spacing w:line="100" w:lineRule="atLeast"/>
              <w:rPr>
                <w:rFonts w:ascii="Cambria" w:hAnsi="Cambria"/>
                <w:color w:val="auto"/>
                <w:sz w:val="22"/>
                <w:szCs w:val="22"/>
              </w:rPr>
            </w:pPr>
            <w:r w:rsidRPr="002121FB">
              <w:rPr>
                <w:rFonts w:ascii="Cambria" w:hAnsi="Cambria"/>
                <w:color w:val="auto"/>
                <w:sz w:val="22"/>
                <w:szCs w:val="22"/>
              </w:rPr>
              <w:t>O fluxo de exceção é iniciado se o Administrador Geral do Sistema clica no botão “Não” do alerta para confirmar a exclusão da CADD no fluxo alternativo 04;</w:t>
            </w:r>
          </w:p>
          <w:p w14:paraId="5A818D6B" w14:textId="5C762F96" w:rsidR="002121FB" w:rsidRPr="002121FB" w:rsidRDefault="002121FB" w:rsidP="003533CE">
            <w:pPr>
              <w:pStyle w:val="PargrafodaLista"/>
              <w:numPr>
                <w:ilvl w:val="0"/>
                <w:numId w:val="36"/>
              </w:numPr>
              <w:spacing w:line="100" w:lineRule="atLeast"/>
              <w:rPr>
                <w:rFonts w:ascii="Cambria" w:hAnsi="Cambria"/>
                <w:color w:val="auto"/>
                <w:sz w:val="22"/>
                <w:szCs w:val="22"/>
              </w:rPr>
            </w:pPr>
            <w:r w:rsidRPr="002121FB">
              <w:rPr>
                <w:rFonts w:ascii="Cambria" w:hAnsi="Cambria"/>
                <w:color w:val="auto"/>
                <w:sz w:val="22"/>
                <w:szCs w:val="22"/>
              </w:rPr>
              <w:t>O sistema aborta a operação</w:t>
            </w:r>
            <w:r>
              <w:rPr>
                <w:rFonts w:ascii="Cambria" w:hAnsi="Cambria"/>
                <w:color w:val="auto"/>
                <w:sz w:val="22"/>
                <w:szCs w:val="22"/>
              </w:rPr>
              <w:t xml:space="preserve"> e</w:t>
            </w:r>
            <w:r w:rsidRPr="002121FB">
              <w:rPr>
                <w:rFonts w:ascii="Cambria" w:hAnsi="Cambria"/>
                <w:color w:val="auto"/>
                <w:sz w:val="22"/>
                <w:szCs w:val="22"/>
              </w:rPr>
              <w:t xml:space="preserve"> o fluxo alternativo </w:t>
            </w:r>
            <w:r>
              <w:rPr>
                <w:rFonts w:ascii="Cambria" w:hAnsi="Cambria"/>
                <w:color w:val="auto"/>
                <w:sz w:val="22"/>
                <w:szCs w:val="22"/>
              </w:rPr>
              <w:t xml:space="preserve">04 é </w:t>
            </w:r>
            <w:r w:rsidRPr="002121FB">
              <w:rPr>
                <w:rFonts w:ascii="Cambria" w:hAnsi="Cambria"/>
                <w:color w:val="auto"/>
                <w:sz w:val="22"/>
                <w:szCs w:val="22"/>
              </w:rPr>
              <w:t>encerra</w:t>
            </w:r>
            <w:r>
              <w:rPr>
                <w:rFonts w:ascii="Cambria" w:hAnsi="Cambria"/>
                <w:color w:val="auto"/>
                <w:sz w:val="22"/>
                <w:szCs w:val="22"/>
              </w:rPr>
              <w:t>do.</w:t>
            </w:r>
            <w:r w:rsidRPr="002121FB">
              <w:rPr>
                <w:rFonts w:ascii="Cambria" w:hAnsi="Cambria"/>
                <w:color w:val="auto"/>
                <w:sz w:val="22"/>
                <w:szCs w:val="22"/>
              </w:rPr>
              <w:t xml:space="preserve">  </w:t>
            </w:r>
          </w:p>
          <w:p w14:paraId="7BB087A8" w14:textId="77777777" w:rsidR="002121FB" w:rsidRDefault="002121FB" w:rsidP="000A6630">
            <w:pPr>
              <w:spacing w:line="100" w:lineRule="atLeast"/>
              <w:rPr>
                <w:rFonts w:ascii="Cambria" w:hAnsi="Cambria"/>
                <w:color w:val="auto"/>
                <w:sz w:val="22"/>
                <w:szCs w:val="22"/>
                <w:u w:val="single"/>
              </w:rPr>
            </w:pPr>
          </w:p>
        </w:tc>
      </w:tr>
      <w:tr w:rsidR="000A6630" w14:paraId="06D28163" w14:textId="77777777" w:rsidTr="004C46FF">
        <w:trPr>
          <w:trHeight w:val="454"/>
        </w:trPr>
        <w:tc>
          <w:tcPr>
            <w:tcW w:w="2376" w:type="dxa"/>
            <w:shd w:val="clear" w:color="auto" w:fill="DEEAF6"/>
            <w:vAlign w:val="center"/>
          </w:tcPr>
          <w:p w14:paraId="5C152F8D" w14:textId="77777777" w:rsidR="000A6630" w:rsidRPr="00CE5471" w:rsidRDefault="000A6630" w:rsidP="000A6630">
            <w:pPr>
              <w:spacing w:line="100" w:lineRule="atLeast"/>
              <w:ind w:hanging="10"/>
              <w:rPr>
                <w:rFonts w:ascii="Cambria" w:hAnsi="Cambria"/>
                <w:b/>
                <w:color w:val="auto"/>
                <w:sz w:val="22"/>
                <w:szCs w:val="22"/>
              </w:rPr>
            </w:pPr>
            <w:r w:rsidRPr="00CE5471">
              <w:rPr>
                <w:rFonts w:ascii="Cambria" w:hAnsi="Cambria"/>
                <w:b/>
                <w:color w:val="auto"/>
                <w:sz w:val="22"/>
                <w:szCs w:val="22"/>
              </w:rPr>
              <w:t>Pós-condição</w:t>
            </w:r>
          </w:p>
        </w:tc>
        <w:tc>
          <w:tcPr>
            <w:tcW w:w="7831" w:type="dxa"/>
            <w:shd w:val="clear" w:color="auto" w:fill="D9E2F3" w:themeFill="accent5" w:themeFillTint="33"/>
            <w:vAlign w:val="center"/>
          </w:tcPr>
          <w:p w14:paraId="2BCF2F03" w14:textId="77777777" w:rsidR="002121FB" w:rsidRDefault="002121FB" w:rsidP="000A6630">
            <w:pPr>
              <w:spacing w:line="100" w:lineRule="atLeast"/>
              <w:rPr>
                <w:rFonts w:ascii="Cambria" w:hAnsi="Cambria"/>
                <w:color w:val="auto"/>
                <w:sz w:val="22"/>
                <w:szCs w:val="22"/>
              </w:rPr>
            </w:pPr>
          </w:p>
          <w:p w14:paraId="212147FC" w14:textId="77777777" w:rsidR="004C46FF" w:rsidRDefault="002121FB" w:rsidP="000A6630">
            <w:pPr>
              <w:spacing w:line="100" w:lineRule="atLeast"/>
              <w:rPr>
                <w:rFonts w:ascii="Cambria" w:hAnsi="Cambria"/>
                <w:color w:val="auto"/>
                <w:sz w:val="22"/>
                <w:szCs w:val="22"/>
              </w:rPr>
            </w:pPr>
            <w:r>
              <w:rPr>
                <w:rFonts w:ascii="Cambria" w:hAnsi="Cambria"/>
                <w:color w:val="auto"/>
                <w:sz w:val="22"/>
                <w:szCs w:val="22"/>
              </w:rPr>
              <w:t xml:space="preserve">Após a execução do Caso de Uso é esperado que as </w:t>
            </w:r>
            <w:r w:rsidR="000A6630" w:rsidRPr="00F066BE">
              <w:rPr>
                <w:rFonts w:ascii="Cambria" w:hAnsi="Cambria"/>
                <w:color w:val="auto"/>
                <w:sz w:val="22"/>
                <w:szCs w:val="22"/>
              </w:rPr>
              <w:t xml:space="preserve">CADDs </w:t>
            </w:r>
            <w:r>
              <w:rPr>
                <w:rFonts w:ascii="Cambria" w:hAnsi="Cambria"/>
                <w:color w:val="auto"/>
                <w:sz w:val="22"/>
                <w:szCs w:val="22"/>
              </w:rPr>
              <w:t>sejam criadas ou visualizadas ou</w:t>
            </w:r>
            <w:r w:rsidR="000A6630" w:rsidRPr="00F066BE">
              <w:rPr>
                <w:rFonts w:ascii="Cambria" w:hAnsi="Cambria"/>
                <w:color w:val="auto"/>
                <w:sz w:val="22"/>
                <w:szCs w:val="22"/>
              </w:rPr>
              <w:t xml:space="preserve"> alteradas ou excluídas.</w:t>
            </w:r>
          </w:p>
          <w:p w14:paraId="33CE279D" w14:textId="4935699B" w:rsidR="000A6630" w:rsidRPr="00CE5471" w:rsidRDefault="000A6630" w:rsidP="000A6630">
            <w:pPr>
              <w:spacing w:line="100" w:lineRule="atLeast"/>
              <w:rPr>
                <w:color w:val="auto"/>
              </w:rPr>
            </w:pPr>
          </w:p>
        </w:tc>
      </w:tr>
    </w:tbl>
    <w:p w14:paraId="722D3DEF" w14:textId="77777777" w:rsidR="00F162A5" w:rsidRDefault="00F162A5">
      <w:pPr>
        <w:pStyle w:val="Ttulo3"/>
        <w:rPr>
          <w:b/>
          <w:i w:val="0"/>
        </w:rPr>
      </w:pPr>
    </w:p>
    <w:tbl>
      <w:tblPr>
        <w:tblW w:w="10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6"/>
        <w:gridCol w:w="7831"/>
      </w:tblGrid>
      <w:tr w:rsidR="004B58AC" w14:paraId="5F3700C2" w14:textId="77777777" w:rsidTr="004B58AC">
        <w:trPr>
          <w:trHeight w:val="557"/>
        </w:trPr>
        <w:tc>
          <w:tcPr>
            <w:tcW w:w="2376" w:type="dxa"/>
            <w:shd w:val="clear" w:color="auto" w:fill="DEEAF6"/>
            <w:vAlign w:val="center"/>
          </w:tcPr>
          <w:p w14:paraId="6B430FB7" w14:textId="77777777" w:rsidR="004B58AC" w:rsidRPr="00CE5471" w:rsidRDefault="004B58AC" w:rsidP="004B58AC">
            <w:pPr>
              <w:spacing w:line="100" w:lineRule="atLeast"/>
              <w:rPr>
                <w:rFonts w:ascii="Cambria" w:hAnsi="Cambria"/>
                <w:b/>
                <w:color w:val="auto"/>
                <w:sz w:val="22"/>
                <w:szCs w:val="22"/>
              </w:rPr>
            </w:pPr>
            <w:r w:rsidRPr="00CE5471">
              <w:rPr>
                <w:rFonts w:ascii="Cambria" w:hAnsi="Cambria"/>
                <w:b/>
                <w:color w:val="auto"/>
                <w:sz w:val="22"/>
                <w:szCs w:val="22"/>
              </w:rPr>
              <w:t>Caso de Uso</w:t>
            </w:r>
          </w:p>
        </w:tc>
        <w:tc>
          <w:tcPr>
            <w:tcW w:w="7831" w:type="dxa"/>
            <w:shd w:val="clear" w:color="auto" w:fill="DEEAF6"/>
            <w:vAlign w:val="center"/>
          </w:tcPr>
          <w:p w14:paraId="06BEC277" w14:textId="1F3E8AD7" w:rsidR="004B58AC" w:rsidRPr="00CE5471" w:rsidRDefault="004B58AC" w:rsidP="004B58AC">
            <w:pPr>
              <w:pStyle w:val="Ttulo3"/>
              <w:spacing w:before="0" w:after="0" w:line="100" w:lineRule="atLeast"/>
              <w:rPr>
                <w:b/>
                <w:i w:val="0"/>
                <w:color w:val="auto"/>
              </w:rPr>
            </w:pPr>
            <w:bookmarkStart w:id="80" w:name="_Toc499593644"/>
            <w:r w:rsidRPr="00CE5471">
              <w:rPr>
                <w:b/>
                <w:i w:val="0"/>
                <w:color w:val="auto"/>
              </w:rPr>
              <w:t>(CSU0</w:t>
            </w:r>
            <w:r w:rsidR="00824A48">
              <w:rPr>
                <w:b/>
                <w:i w:val="0"/>
                <w:color w:val="auto"/>
              </w:rPr>
              <w:t>2</w:t>
            </w:r>
            <w:r w:rsidRPr="00CE5471">
              <w:rPr>
                <w:b/>
                <w:i w:val="0"/>
                <w:color w:val="auto"/>
              </w:rPr>
              <w:t xml:space="preserve">) </w:t>
            </w:r>
            <w:r>
              <w:rPr>
                <w:b/>
                <w:i w:val="0"/>
                <w:color w:val="auto"/>
              </w:rPr>
              <w:t>Manter Membros das CADDs</w:t>
            </w:r>
            <w:bookmarkEnd w:id="80"/>
          </w:p>
        </w:tc>
      </w:tr>
      <w:tr w:rsidR="004B58AC" w14:paraId="0DCC8BDE" w14:textId="77777777" w:rsidTr="004B58AC">
        <w:trPr>
          <w:trHeight w:val="454"/>
        </w:trPr>
        <w:tc>
          <w:tcPr>
            <w:tcW w:w="2376" w:type="dxa"/>
            <w:shd w:val="clear" w:color="auto" w:fill="DEEAF6"/>
            <w:vAlign w:val="center"/>
          </w:tcPr>
          <w:p w14:paraId="5C24EEC9" w14:textId="77777777" w:rsidR="004B58AC" w:rsidRPr="00CE5471" w:rsidRDefault="004B58AC" w:rsidP="004B58AC">
            <w:pPr>
              <w:spacing w:line="100" w:lineRule="atLeast"/>
              <w:ind w:hanging="10"/>
              <w:rPr>
                <w:rFonts w:ascii="Cambria" w:hAnsi="Cambria"/>
                <w:b/>
                <w:color w:val="auto"/>
                <w:sz w:val="22"/>
                <w:szCs w:val="22"/>
              </w:rPr>
            </w:pPr>
            <w:r w:rsidRPr="00CE5471">
              <w:rPr>
                <w:rFonts w:ascii="Cambria" w:hAnsi="Cambria"/>
                <w:b/>
                <w:color w:val="auto"/>
                <w:sz w:val="22"/>
                <w:szCs w:val="22"/>
              </w:rPr>
              <w:t>Ator Principal</w:t>
            </w:r>
          </w:p>
        </w:tc>
        <w:tc>
          <w:tcPr>
            <w:tcW w:w="7831" w:type="dxa"/>
            <w:shd w:val="clear" w:color="auto" w:fill="auto"/>
            <w:vAlign w:val="center"/>
          </w:tcPr>
          <w:p w14:paraId="0FE98CD5" w14:textId="3FA6D0D2" w:rsidR="004B58AC" w:rsidRPr="00CE5471" w:rsidRDefault="004B58AC" w:rsidP="004B58AC">
            <w:pPr>
              <w:spacing w:line="100" w:lineRule="atLeast"/>
              <w:rPr>
                <w:color w:val="auto"/>
              </w:rPr>
            </w:pPr>
            <w:r>
              <w:rPr>
                <w:rFonts w:ascii="Cambria" w:hAnsi="Cambria"/>
                <w:color w:val="auto"/>
                <w:sz w:val="22"/>
                <w:szCs w:val="22"/>
              </w:rPr>
              <w:t>Administrador</w:t>
            </w:r>
          </w:p>
        </w:tc>
      </w:tr>
      <w:tr w:rsidR="00824A48" w14:paraId="7557C328" w14:textId="77777777" w:rsidTr="0027686E">
        <w:trPr>
          <w:trHeight w:val="454"/>
        </w:trPr>
        <w:tc>
          <w:tcPr>
            <w:tcW w:w="2376" w:type="dxa"/>
            <w:shd w:val="clear" w:color="auto" w:fill="DEEAF6"/>
            <w:vAlign w:val="center"/>
          </w:tcPr>
          <w:p w14:paraId="42F99B8A" w14:textId="746FF3BB" w:rsidR="00824A48" w:rsidRPr="00CE5471" w:rsidRDefault="00824A48" w:rsidP="004B58AC">
            <w:pPr>
              <w:spacing w:line="100" w:lineRule="atLeast"/>
              <w:ind w:hanging="10"/>
              <w:rPr>
                <w:rFonts w:ascii="Cambria" w:hAnsi="Cambria"/>
                <w:b/>
                <w:color w:val="auto"/>
                <w:sz w:val="22"/>
                <w:szCs w:val="22"/>
              </w:rPr>
            </w:pPr>
            <w:r>
              <w:rPr>
                <w:rFonts w:ascii="Cambria" w:hAnsi="Cambria"/>
                <w:b/>
                <w:color w:val="auto"/>
                <w:sz w:val="22"/>
                <w:szCs w:val="22"/>
              </w:rPr>
              <w:t>Pré</w:t>
            </w:r>
            <w:r w:rsidR="00953ED0">
              <w:rPr>
                <w:rFonts w:ascii="Cambria" w:hAnsi="Cambria"/>
                <w:b/>
                <w:color w:val="auto"/>
                <w:sz w:val="22"/>
                <w:szCs w:val="22"/>
              </w:rPr>
              <w:t>-condição</w:t>
            </w:r>
          </w:p>
        </w:tc>
        <w:tc>
          <w:tcPr>
            <w:tcW w:w="7831" w:type="dxa"/>
            <w:shd w:val="clear" w:color="auto" w:fill="D9E2F3" w:themeFill="accent5" w:themeFillTint="33"/>
            <w:vAlign w:val="center"/>
          </w:tcPr>
          <w:p w14:paraId="7CD0E7C1" w14:textId="48368136" w:rsidR="00824A48" w:rsidRPr="004C46FF" w:rsidRDefault="004C46FF" w:rsidP="003533CE">
            <w:pPr>
              <w:pStyle w:val="PargrafodaLista"/>
              <w:numPr>
                <w:ilvl w:val="0"/>
                <w:numId w:val="31"/>
              </w:numPr>
              <w:spacing w:line="100" w:lineRule="atLeast"/>
              <w:rPr>
                <w:rFonts w:ascii="Cambria" w:hAnsi="Cambria"/>
                <w:color w:val="auto"/>
                <w:sz w:val="22"/>
                <w:szCs w:val="22"/>
              </w:rPr>
            </w:pPr>
            <w:r w:rsidRPr="00B433B6">
              <w:rPr>
                <w:rFonts w:ascii="Cambria" w:hAnsi="Cambria"/>
                <w:color w:val="auto"/>
                <w:sz w:val="22"/>
                <w:szCs w:val="22"/>
              </w:rPr>
              <w:t xml:space="preserve">O administrador </w:t>
            </w:r>
            <w:r>
              <w:rPr>
                <w:rFonts w:ascii="Cambria" w:hAnsi="Cambria"/>
                <w:color w:val="auto"/>
                <w:sz w:val="22"/>
                <w:szCs w:val="22"/>
              </w:rPr>
              <w:t xml:space="preserve">dever </w:t>
            </w:r>
            <w:r w:rsidRPr="00B433B6">
              <w:rPr>
                <w:rFonts w:ascii="Cambria" w:hAnsi="Cambria"/>
                <w:color w:val="auto"/>
                <w:sz w:val="22"/>
                <w:szCs w:val="22"/>
              </w:rPr>
              <w:t>est</w:t>
            </w:r>
            <w:r>
              <w:rPr>
                <w:rFonts w:ascii="Cambria" w:hAnsi="Cambria"/>
                <w:color w:val="auto"/>
                <w:sz w:val="22"/>
                <w:szCs w:val="22"/>
              </w:rPr>
              <w:t>ar</w:t>
            </w:r>
            <w:r w:rsidRPr="00B433B6">
              <w:rPr>
                <w:rFonts w:ascii="Cambria" w:hAnsi="Cambria"/>
                <w:color w:val="auto"/>
                <w:sz w:val="22"/>
                <w:szCs w:val="22"/>
              </w:rPr>
              <w:t xml:space="preserve"> </w:t>
            </w:r>
            <w:r>
              <w:rPr>
                <w:rFonts w:ascii="Cambria" w:hAnsi="Cambria"/>
                <w:color w:val="auto"/>
                <w:sz w:val="22"/>
                <w:szCs w:val="22"/>
              </w:rPr>
              <w:t xml:space="preserve">autenticado </w:t>
            </w:r>
            <w:r w:rsidRPr="00B433B6">
              <w:rPr>
                <w:rFonts w:ascii="Cambria" w:hAnsi="Cambria"/>
                <w:color w:val="auto"/>
                <w:sz w:val="22"/>
                <w:szCs w:val="22"/>
              </w:rPr>
              <w:t>no sistema</w:t>
            </w:r>
            <w:r>
              <w:rPr>
                <w:rFonts w:ascii="Cambria" w:hAnsi="Cambria"/>
                <w:color w:val="auto"/>
                <w:sz w:val="22"/>
                <w:szCs w:val="22"/>
              </w:rPr>
              <w:t>;</w:t>
            </w:r>
          </w:p>
        </w:tc>
      </w:tr>
      <w:tr w:rsidR="004B58AC" w14:paraId="25062BEB" w14:textId="77777777" w:rsidTr="004B58AC">
        <w:trPr>
          <w:trHeight w:val="454"/>
        </w:trPr>
        <w:tc>
          <w:tcPr>
            <w:tcW w:w="2376" w:type="dxa"/>
            <w:shd w:val="clear" w:color="auto" w:fill="DEEAF6"/>
            <w:vAlign w:val="center"/>
          </w:tcPr>
          <w:p w14:paraId="7B1E77DF" w14:textId="77777777" w:rsidR="004B58AC" w:rsidRPr="00CE5471" w:rsidRDefault="004B58AC" w:rsidP="004B58AC">
            <w:pPr>
              <w:spacing w:line="100" w:lineRule="atLeast"/>
              <w:ind w:hanging="10"/>
              <w:rPr>
                <w:rFonts w:ascii="Cambria" w:hAnsi="Cambria"/>
                <w:b/>
                <w:color w:val="auto"/>
                <w:sz w:val="22"/>
                <w:szCs w:val="22"/>
              </w:rPr>
            </w:pPr>
            <w:r w:rsidRPr="00CE5471">
              <w:rPr>
                <w:rFonts w:ascii="Cambria" w:hAnsi="Cambria"/>
                <w:b/>
                <w:color w:val="auto"/>
                <w:sz w:val="22"/>
                <w:szCs w:val="22"/>
              </w:rPr>
              <w:t>Fluxo Principal</w:t>
            </w:r>
          </w:p>
        </w:tc>
        <w:tc>
          <w:tcPr>
            <w:tcW w:w="7831" w:type="dxa"/>
            <w:shd w:val="clear" w:color="auto" w:fill="auto"/>
            <w:vAlign w:val="center"/>
          </w:tcPr>
          <w:p w14:paraId="5AE99701" w14:textId="77777777" w:rsidR="004B58AC" w:rsidRDefault="004B58AC" w:rsidP="004B58AC">
            <w:pPr>
              <w:pStyle w:val="PargrafodaLista"/>
              <w:spacing w:line="100" w:lineRule="atLeast"/>
              <w:ind w:left="360"/>
              <w:rPr>
                <w:rFonts w:ascii="Cambria" w:hAnsi="Cambria"/>
                <w:color w:val="auto"/>
                <w:sz w:val="22"/>
                <w:szCs w:val="22"/>
              </w:rPr>
            </w:pPr>
          </w:p>
          <w:p w14:paraId="4E52D7E8" w14:textId="3B29AD15" w:rsidR="004B58AC" w:rsidRPr="00CE5471" w:rsidRDefault="004B58AC" w:rsidP="003533CE">
            <w:pPr>
              <w:pStyle w:val="PargrafodaLista"/>
              <w:numPr>
                <w:ilvl w:val="0"/>
                <w:numId w:val="51"/>
              </w:numPr>
              <w:spacing w:line="100" w:lineRule="atLeast"/>
              <w:rPr>
                <w:rFonts w:ascii="Cambria" w:hAnsi="Cambria"/>
                <w:color w:val="auto"/>
                <w:sz w:val="22"/>
                <w:szCs w:val="22"/>
              </w:rPr>
            </w:pPr>
            <w:r w:rsidRPr="00CE5471">
              <w:rPr>
                <w:rFonts w:ascii="Cambria" w:hAnsi="Cambria"/>
                <w:color w:val="auto"/>
                <w:sz w:val="22"/>
                <w:szCs w:val="22"/>
              </w:rPr>
              <w:t xml:space="preserve">O Administrador inicia o processo de </w:t>
            </w:r>
            <w:r>
              <w:rPr>
                <w:rFonts w:ascii="Cambria" w:hAnsi="Cambria"/>
                <w:color w:val="auto"/>
                <w:sz w:val="22"/>
                <w:szCs w:val="22"/>
              </w:rPr>
              <w:t xml:space="preserve">manutenção </w:t>
            </w:r>
            <w:r w:rsidRPr="00CE5471">
              <w:rPr>
                <w:rFonts w:ascii="Cambria" w:hAnsi="Cambria"/>
                <w:color w:val="auto"/>
                <w:sz w:val="22"/>
                <w:szCs w:val="22"/>
              </w:rPr>
              <w:t>d</w:t>
            </w:r>
            <w:r>
              <w:rPr>
                <w:rFonts w:ascii="Cambria" w:hAnsi="Cambria"/>
                <w:color w:val="auto"/>
                <w:sz w:val="22"/>
                <w:szCs w:val="22"/>
              </w:rPr>
              <w:t>o</w:t>
            </w:r>
            <w:r w:rsidRPr="00CE5471">
              <w:rPr>
                <w:rFonts w:ascii="Cambria" w:hAnsi="Cambria"/>
                <w:color w:val="auto"/>
                <w:sz w:val="22"/>
                <w:szCs w:val="22"/>
              </w:rPr>
              <w:t>s</w:t>
            </w:r>
            <w:r>
              <w:rPr>
                <w:rFonts w:ascii="Cambria" w:hAnsi="Cambria"/>
                <w:color w:val="auto"/>
                <w:sz w:val="22"/>
                <w:szCs w:val="22"/>
              </w:rPr>
              <w:t xml:space="preserve"> membros das CADDs </w:t>
            </w:r>
            <w:r w:rsidRPr="00CE5471">
              <w:rPr>
                <w:rFonts w:ascii="Cambria" w:hAnsi="Cambria"/>
                <w:color w:val="auto"/>
                <w:sz w:val="22"/>
                <w:szCs w:val="22"/>
              </w:rPr>
              <w:t>ao selecionar a opção de “</w:t>
            </w:r>
            <w:r>
              <w:rPr>
                <w:rFonts w:ascii="Cambria" w:hAnsi="Cambria"/>
                <w:color w:val="auto"/>
                <w:sz w:val="22"/>
                <w:szCs w:val="22"/>
              </w:rPr>
              <w:t>Gerenciar Membros</w:t>
            </w:r>
            <w:r w:rsidRPr="00CE5471">
              <w:rPr>
                <w:rFonts w:ascii="Cambria" w:hAnsi="Cambria"/>
                <w:color w:val="auto"/>
                <w:sz w:val="22"/>
                <w:szCs w:val="22"/>
              </w:rPr>
              <w:t>”</w:t>
            </w:r>
            <w:r w:rsidR="00035DF5">
              <w:rPr>
                <w:rFonts w:ascii="Cambria" w:hAnsi="Cambria"/>
                <w:color w:val="auto"/>
                <w:sz w:val="22"/>
                <w:szCs w:val="22"/>
              </w:rPr>
              <w:t xml:space="preserve"> em sua tela inicial</w:t>
            </w:r>
            <w:r w:rsidRPr="00CE5471">
              <w:rPr>
                <w:rFonts w:ascii="Cambria" w:hAnsi="Cambria"/>
                <w:color w:val="auto"/>
                <w:sz w:val="22"/>
                <w:szCs w:val="22"/>
              </w:rPr>
              <w:t>;</w:t>
            </w:r>
          </w:p>
          <w:p w14:paraId="5B31B140" w14:textId="41F0B176" w:rsidR="004B58AC" w:rsidRPr="00CE5471" w:rsidRDefault="004B58AC" w:rsidP="003533CE">
            <w:pPr>
              <w:pStyle w:val="PargrafodaLista"/>
              <w:numPr>
                <w:ilvl w:val="0"/>
                <w:numId w:val="51"/>
              </w:numPr>
              <w:spacing w:line="100" w:lineRule="atLeast"/>
              <w:rPr>
                <w:rFonts w:ascii="Cambria" w:hAnsi="Cambria"/>
                <w:color w:val="auto"/>
                <w:sz w:val="22"/>
                <w:szCs w:val="22"/>
              </w:rPr>
            </w:pPr>
            <w:r w:rsidRPr="00CE5471">
              <w:rPr>
                <w:rFonts w:ascii="Cambria" w:hAnsi="Cambria"/>
                <w:color w:val="auto"/>
                <w:sz w:val="22"/>
                <w:szCs w:val="22"/>
              </w:rPr>
              <w:t>O sistema abre uma</w:t>
            </w:r>
            <w:r>
              <w:rPr>
                <w:rFonts w:ascii="Cambria" w:hAnsi="Cambria"/>
                <w:color w:val="auto"/>
                <w:sz w:val="22"/>
                <w:szCs w:val="22"/>
              </w:rPr>
              <w:t xml:space="preserve"> janela nomeada “Gerenciar Membros d</w:t>
            </w:r>
            <w:r w:rsidR="00035DF5">
              <w:rPr>
                <w:rFonts w:ascii="Cambria" w:hAnsi="Cambria"/>
                <w:color w:val="auto"/>
                <w:sz w:val="22"/>
                <w:szCs w:val="22"/>
              </w:rPr>
              <w:t>as CADDs”</w:t>
            </w:r>
            <w:r>
              <w:rPr>
                <w:rFonts w:ascii="Cambria" w:hAnsi="Cambria"/>
                <w:color w:val="auto"/>
                <w:sz w:val="22"/>
                <w:szCs w:val="22"/>
              </w:rPr>
              <w:t>, onde o administrador visualiza os Membros das CADDs cadastrados no sistema</w:t>
            </w:r>
            <w:r w:rsidR="00533BF9">
              <w:rPr>
                <w:rFonts w:ascii="Cambria" w:hAnsi="Cambria"/>
                <w:color w:val="auto"/>
                <w:sz w:val="22"/>
                <w:szCs w:val="22"/>
              </w:rPr>
              <w:t>, pode pesquisar</w:t>
            </w:r>
            <w:r>
              <w:rPr>
                <w:rFonts w:ascii="Cambria" w:hAnsi="Cambria"/>
                <w:color w:val="auto"/>
                <w:sz w:val="22"/>
                <w:szCs w:val="22"/>
              </w:rPr>
              <w:t xml:space="preserve"> </w:t>
            </w:r>
            <w:r w:rsidR="00533BF9">
              <w:rPr>
                <w:rFonts w:ascii="Cambria" w:hAnsi="Cambria"/>
                <w:color w:val="auto"/>
                <w:sz w:val="22"/>
                <w:szCs w:val="22"/>
              </w:rPr>
              <w:t xml:space="preserve">um ou mais Membros e/ou ordenar a lista exibida por “Nome”, “Matrícula” ou “CADD”, então, </w:t>
            </w:r>
            <w:r>
              <w:rPr>
                <w:rFonts w:ascii="Cambria" w:hAnsi="Cambria"/>
                <w:color w:val="auto"/>
                <w:sz w:val="22"/>
                <w:szCs w:val="22"/>
              </w:rPr>
              <w:t>pode acionar os comandos de Criar Membro, Visualizar/Editar ou Excluir um Membro da lista;</w:t>
            </w:r>
          </w:p>
          <w:p w14:paraId="1C69D984" w14:textId="26B42303" w:rsidR="004B58AC" w:rsidRPr="00CC51D1" w:rsidRDefault="004B58AC" w:rsidP="003533CE">
            <w:pPr>
              <w:pStyle w:val="PargrafodaLista"/>
              <w:numPr>
                <w:ilvl w:val="0"/>
                <w:numId w:val="51"/>
              </w:numPr>
              <w:spacing w:line="100" w:lineRule="atLeast"/>
              <w:rPr>
                <w:color w:val="auto"/>
              </w:rPr>
            </w:pPr>
            <w:r w:rsidRPr="00CE5471">
              <w:rPr>
                <w:rFonts w:ascii="Cambria" w:hAnsi="Cambria"/>
                <w:color w:val="auto"/>
                <w:sz w:val="22"/>
                <w:szCs w:val="22"/>
              </w:rPr>
              <w:t>O Administrador seleciona</w:t>
            </w:r>
            <w:r>
              <w:rPr>
                <w:rFonts w:ascii="Cambria" w:hAnsi="Cambria"/>
                <w:color w:val="auto"/>
                <w:sz w:val="22"/>
                <w:szCs w:val="22"/>
              </w:rPr>
              <w:t xml:space="preserve"> uma das opções disponíveis e</w:t>
            </w:r>
            <w:r w:rsidR="004C46FF">
              <w:rPr>
                <w:rFonts w:ascii="Cambria" w:hAnsi="Cambria"/>
                <w:color w:val="auto"/>
                <w:sz w:val="22"/>
                <w:szCs w:val="22"/>
              </w:rPr>
              <w:t xml:space="preserve"> o fluxo principal é encerrado</w:t>
            </w:r>
            <w:r w:rsidRPr="00CE5471">
              <w:rPr>
                <w:rFonts w:ascii="Cambria" w:hAnsi="Cambria"/>
                <w:color w:val="auto"/>
                <w:sz w:val="22"/>
                <w:szCs w:val="22"/>
              </w:rPr>
              <w:t>;</w:t>
            </w:r>
          </w:p>
          <w:p w14:paraId="23CA5AB2" w14:textId="77777777" w:rsidR="004B58AC" w:rsidRPr="00CE5471" w:rsidRDefault="004B58AC" w:rsidP="004B58AC">
            <w:pPr>
              <w:pStyle w:val="PargrafodaLista"/>
              <w:spacing w:line="100" w:lineRule="atLeast"/>
              <w:ind w:left="360"/>
              <w:rPr>
                <w:color w:val="auto"/>
              </w:rPr>
            </w:pPr>
            <w:r w:rsidRPr="00CE5471">
              <w:rPr>
                <w:color w:val="auto"/>
              </w:rPr>
              <w:t xml:space="preserve"> </w:t>
            </w:r>
          </w:p>
        </w:tc>
      </w:tr>
      <w:tr w:rsidR="004C46FF" w14:paraId="297ADC76" w14:textId="77777777" w:rsidTr="004B58AC">
        <w:trPr>
          <w:trHeight w:val="454"/>
        </w:trPr>
        <w:tc>
          <w:tcPr>
            <w:tcW w:w="2376" w:type="dxa"/>
            <w:shd w:val="clear" w:color="auto" w:fill="DEEAF6"/>
            <w:vAlign w:val="center"/>
          </w:tcPr>
          <w:p w14:paraId="23194375" w14:textId="1C9E74B6" w:rsidR="004C46FF" w:rsidRPr="00CE5471" w:rsidRDefault="004C46FF" w:rsidP="004C46FF">
            <w:pPr>
              <w:rPr>
                <w:rFonts w:ascii="Cambria" w:hAnsi="Cambria"/>
                <w:b/>
                <w:color w:val="auto"/>
                <w:sz w:val="22"/>
                <w:szCs w:val="22"/>
              </w:rPr>
            </w:pPr>
            <w:r>
              <w:rPr>
                <w:rFonts w:ascii="Cambria" w:hAnsi="Cambria"/>
                <w:b/>
                <w:color w:val="auto"/>
                <w:sz w:val="22"/>
                <w:szCs w:val="22"/>
              </w:rPr>
              <w:t>Fluxo Alternativo 01 (Criar Membro)</w:t>
            </w:r>
          </w:p>
        </w:tc>
        <w:tc>
          <w:tcPr>
            <w:tcW w:w="7831" w:type="dxa"/>
            <w:shd w:val="clear" w:color="auto" w:fill="DEEAF6"/>
            <w:vAlign w:val="center"/>
          </w:tcPr>
          <w:p w14:paraId="7232D210" w14:textId="77777777" w:rsidR="004C46FF" w:rsidRDefault="004C46FF" w:rsidP="004C46FF">
            <w:pPr>
              <w:pStyle w:val="PargrafodaLista"/>
              <w:spacing w:line="100" w:lineRule="atLeast"/>
              <w:ind w:left="360"/>
              <w:rPr>
                <w:rFonts w:ascii="Cambria" w:hAnsi="Cambria"/>
                <w:color w:val="auto"/>
                <w:sz w:val="22"/>
                <w:szCs w:val="22"/>
              </w:rPr>
            </w:pPr>
          </w:p>
          <w:p w14:paraId="22B19E09" w14:textId="664E41F3" w:rsidR="004C46FF" w:rsidRDefault="004C46FF" w:rsidP="003533CE">
            <w:pPr>
              <w:pStyle w:val="PargrafodaLista"/>
              <w:numPr>
                <w:ilvl w:val="0"/>
                <w:numId w:val="37"/>
              </w:numPr>
              <w:spacing w:line="100" w:lineRule="atLeast"/>
              <w:rPr>
                <w:rFonts w:ascii="Cambria" w:hAnsi="Cambria"/>
                <w:color w:val="auto"/>
                <w:sz w:val="22"/>
                <w:szCs w:val="22"/>
              </w:rPr>
            </w:pPr>
            <w:r>
              <w:rPr>
                <w:rFonts w:ascii="Cambria" w:hAnsi="Cambria"/>
                <w:color w:val="auto"/>
                <w:sz w:val="22"/>
                <w:szCs w:val="22"/>
              </w:rPr>
              <w:t>Este fluxo alternativo se inicia após o passo 3 do fluxo principal se o Administrador clicar no botão “Criar Membro”;</w:t>
            </w:r>
          </w:p>
          <w:p w14:paraId="5AD3F734" w14:textId="77777777" w:rsidR="004C46FF" w:rsidRPr="00CE5471" w:rsidRDefault="004C46FF" w:rsidP="003533CE">
            <w:pPr>
              <w:pStyle w:val="PargrafodaLista"/>
              <w:numPr>
                <w:ilvl w:val="0"/>
                <w:numId w:val="37"/>
              </w:numPr>
              <w:spacing w:line="100" w:lineRule="atLeast"/>
              <w:rPr>
                <w:rFonts w:ascii="Cambria" w:hAnsi="Cambria"/>
                <w:color w:val="auto"/>
                <w:sz w:val="22"/>
                <w:szCs w:val="22"/>
              </w:rPr>
            </w:pPr>
            <w:r w:rsidRPr="00CE5471">
              <w:rPr>
                <w:rFonts w:ascii="Cambria" w:hAnsi="Cambria"/>
                <w:color w:val="auto"/>
                <w:sz w:val="22"/>
                <w:szCs w:val="22"/>
              </w:rPr>
              <w:t>O sistema abre uma</w:t>
            </w:r>
            <w:r>
              <w:rPr>
                <w:rFonts w:ascii="Cambria" w:hAnsi="Cambria"/>
                <w:color w:val="auto"/>
                <w:sz w:val="22"/>
                <w:szCs w:val="22"/>
              </w:rPr>
              <w:t xml:space="preserve"> janela nomeada “Criar Membro”, onde o administrador visualiza o formulário que deve ser preenchido para criação de novo Membro;</w:t>
            </w:r>
          </w:p>
          <w:p w14:paraId="10BF6C3F" w14:textId="57620CA9" w:rsidR="004C46FF" w:rsidRPr="00071043" w:rsidRDefault="004C46FF" w:rsidP="003533CE">
            <w:pPr>
              <w:pStyle w:val="PargrafodaLista"/>
              <w:numPr>
                <w:ilvl w:val="0"/>
                <w:numId w:val="37"/>
              </w:numPr>
              <w:spacing w:line="100" w:lineRule="atLeast"/>
              <w:rPr>
                <w:color w:val="auto"/>
              </w:rPr>
            </w:pPr>
            <w:r w:rsidRPr="00CE5471">
              <w:rPr>
                <w:rFonts w:ascii="Cambria" w:hAnsi="Cambria"/>
                <w:color w:val="auto"/>
                <w:sz w:val="22"/>
                <w:szCs w:val="22"/>
              </w:rPr>
              <w:t xml:space="preserve">O Administrador </w:t>
            </w:r>
            <w:r>
              <w:rPr>
                <w:rFonts w:ascii="Cambria" w:hAnsi="Cambria"/>
                <w:color w:val="auto"/>
                <w:sz w:val="22"/>
                <w:szCs w:val="22"/>
              </w:rPr>
              <w:t>preenche o formulário informando o nome e a matrícula do novo membro e a CADD ao qual o membro deverá fazer parte e, então, finaliza o fluxo alternativo clicando no botão de salvar.</w:t>
            </w:r>
          </w:p>
          <w:p w14:paraId="6F3004E7" w14:textId="77777777" w:rsidR="004C46FF" w:rsidRPr="00071043" w:rsidRDefault="004C46FF" w:rsidP="003533CE">
            <w:pPr>
              <w:pStyle w:val="PargrafodaLista"/>
              <w:numPr>
                <w:ilvl w:val="0"/>
                <w:numId w:val="37"/>
              </w:numPr>
              <w:spacing w:line="100" w:lineRule="atLeast"/>
              <w:rPr>
                <w:color w:val="auto"/>
              </w:rPr>
            </w:pPr>
            <w:r>
              <w:rPr>
                <w:rFonts w:ascii="Cambria" w:hAnsi="Cambria"/>
                <w:color w:val="auto"/>
                <w:sz w:val="22"/>
                <w:szCs w:val="22"/>
              </w:rPr>
              <w:t>O sistema salva o cadastro do novo membro da CADD e exibe a mensagem que o membro da CADD foi criado com sucesso, assim o caso alternativo se encerra.</w:t>
            </w:r>
          </w:p>
          <w:p w14:paraId="1B3DB5F9" w14:textId="494EB68B" w:rsidR="004C46FF" w:rsidRDefault="004C46FF" w:rsidP="004C46FF">
            <w:pPr>
              <w:spacing w:line="100" w:lineRule="atLeast"/>
              <w:rPr>
                <w:rFonts w:ascii="Cambria" w:hAnsi="Cambria"/>
                <w:color w:val="auto"/>
                <w:sz w:val="22"/>
                <w:szCs w:val="22"/>
                <w:u w:val="single"/>
              </w:rPr>
            </w:pPr>
          </w:p>
        </w:tc>
      </w:tr>
      <w:tr w:rsidR="004C46FF" w14:paraId="45DE341F" w14:textId="77777777" w:rsidTr="0027686E">
        <w:trPr>
          <w:trHeight w:val="454"/>
        </w:trPr>
        <w:tc>
          <w:tcPr>
            <w:tcW w:w="2376" w:type="dxa"/>
            <w:shd w:val="clear" w:color="auto" w:fill="DEEAF6"/>
            <w:vAlign w:val="center"/>
          </w:tcPr>
          <w:p w14:paraId="1EB29B0F" w14:textId="517FE694" w:rsidR="004C46FF" w:rsidRDefault="004C46FF" w:rsidP="004C46FF">
            <w:pPr>
              <w:rPr>
                <w:rFonts w:ascii="Cambria" w:hAnsi="Cambria"/>
                <w:b/>
                <w:color w:val="auto"/>
                <w:sz w:val="22"/>
                <w:szCs w:val="22"/>
              </w:rPr>
            </w:pPr>
            <w:r w:rsidRPr="00CE5471">
              <w:rPr>
                <w:rFonts w:ascii="Cambria" w:hAnsi="Cambria"/>
                <w:b/>
                <w:color w:val="auto"/>
                <w:sz w:val="22"/>
                <w:szCs w:val="22"/>
              </w:rPr>
              <w:t>Fluxo Alternativo</w:t>
            </w:r>
            <w:r>
              <w:rPr>
                <w:rFonts w:ascii="Cambria" w:hAnsi="Cambria"/>
                <w:b/>
                <w:color w:val="auto"/>
                <w:sz w:val="22"/>
                <w:szCs w:val="22"/>
              </w:rPr>
              <w:t xml:space="preserve"> 02 (Visualizar Membro)</w:t>
            </w:r>
          </w:p>
        </w:tc>
        <w:tc>
          <w:tcPr>
            <w:tcW w:w="7831" w:type="dxa"/>
            <w:shd w:val="clear" w:color="auto" w:fill="FFFFFF" w:themeFill="background1"/>
            <w:vAlign w:val="center"/>
          </w:tcPr>
          <w:p w14:paraId="174E1E16" w14:textId="77777777" w:rsidR="004C46FF" w:rsidRDefault="004C46FF" w:rsidP="004C46FF">
            <w:pPr>
              <w:spacing w:line="100" w:lineRule="atLeast"/>
              <w:rPr>
                <w:rFonts w:ascii="Cambria" w:hAnsi="Cambria"/>
                <w:color w:val="auto"/>
                <w:sz w:val="22"/>
                <w:szCs w:val="22"/>
                <w:u w:val="single"/>
              </w:rPr>
            </w:pPr>
          </w:p>
          <w:p w14:paraId="2AE4F282" w14:textId="03F09FDE" w:rsidR="004C46FF" w:rsidRDefault="004C46FF" w:rsidP="003533CE">
            <w:pPr>
              <w:pStyle w:val="PargrafodaLista"/>
              <w:numPr>
                <w:ilvl w:val="0"/>
                <w:numId w:val="38"/>
              </w:numPr>
              <w:spacing w:line="100" w:lineRule="atLeast"/>
              <w:rPr>
                <w:rFonts w:ascii="Cambria" w:hAnsi="Cambria"/>
                <w:color w:val="auto"/>
                <w:sz w:val="22"/>
                <w:szCs w:val="22"/>
              </w:rPr>
            </w:pPr>
            <w:r>
              <w:rPr>
                <w:rFonts w:ascii="Cambria" w:hAnsi="Cambria"/>
                <w:color w:val="auto"/>
                <w:sz w:val="22"/>
                <w:szCs w:val="22"/>
              </w:rPr>
              <w:t>Este fluxo alternativo se inicia após o passo 3 do fluxo principal se o Administrador clicar no botão “Visualizar Membro”;</w:t>
            </w:r>
          </w:p>
          <w:p w14:paraId="2C3827C4" w14:textId="7B8F9125" w:rsidR="004C46FF" w:rsidRPr="00817C47" w:rsidRDefault="004C46FF" w:rsidP="003533CE">
            <w:pPr>
              <w:pStyle w:val="PargrafodaLista"/>
              <w:numPr>
                <w:ilvl w:val="0"/>
                <w:numId w:val="38"/>
              </w:numPr>
              <w:spacing w:line="100" w:lineRule="atLeast"/>
              <w:rPr>
                <w:rFonts w:ascii="Cambria" w:hAnsi="Cambria"/>
                <w:color w:val="auto"/>
                <w:sz w:val="22"/>
                <w:szCs w:val="22"/>
              </w:rPr>
            </w:pPr>
            <w:r>
              <w:rPr>
                <w:rFonts w:ascii="Cambria" w:hAnsi="Cambria"/>
                <w:color w:val="auto"/>
                <w:sz w:val="22"/>
                <w:szCs w:val="22"/>
              </w:rPr>
              <w:t xml:space="preserve">O </w:t>
            </w:r>
            <w:r w:rsidRPr="00817C47">
              <w:rPr>
                <w:rFonts w:ascii="Cambria" w:hAnsi="Cambria"/>
                <w:color w:val="auto"/>
                <w:sz w:val="22"/>
                <w:szCs w:val="22"/>
              </w:rPr>
              <w:t xml:space="preserve">sistema abre uma janela nomeada “Visualizar </w:t>
            </w:r>
            <w:r>
              <w:rPr>
                <w:rFonts w:ascii="Cambria" w:hAnsi="Cambria"/>
                <w:color w:val="auto"/>
                <w:sz w:val="22"/>
                <w:szCs w:val="22"/>
              </w:rPr>
              <w:t>Membro</w:t>
            </w:r>
            <w:r w:rsidRPr="00817C47">
              <w:rPr>
                <w:rFonts w:ascii="Cambria" w:hAnsi="Cambria"/>
                <w:color w:val="auto"/>
                <w:sz w:val="22"/>
                <w:szCs w:val="22"/>
              </w:rPr>
              <w:t>”, onde o administrador pode visualiza as informações d</w:t>
            </w:r>
            <w:r>
              <w:rPr>
                <w:rFonts w:ascii="Cambria" w:hAnsi="Cambria"/>
                <w:color w:val="auto"/>
                <w:sz w:val="22"/>
                <w:szCs w:val="22"/>
              </w:rPr>
              <w:t>o</w:t>
            </w:r>
            <w:r w:rsidRPr="00817C47">
              <w:rPr>
                <w:rFonts w:ascii="Cambria" w:hAnsi="Cambria"/>
                <w:color w:val="auto"/>
                <w:sz w:val="22"/>
                <w:szCs w:val="22"/>
              </w:rPr>
              <w:t xml:space="preserve"> </w:t>
            </w:r>
            <w:r>
              <w:rPr>
                <w:rFonts w:ascii="Cambria" w:hAnsi="Cambria"/>
                <w:color w:val="auto"/>
                <w:sz w:val="22"/>
                <w:szCs w:val="22"/>
              </w:rPr>
              <w:t xml:space="preserve">membro </w:t>
            </w:r>
            <w:r w:rsidRPr="00817C47">
              <w:rPr>
                <w:rFonts w:ascii="Cambria" w:hAnsi="Cambria"/>
                <w:color w:val="auto"/>
                <w:sz w:val="22"/>
                <w:szCs w:val="22"/>
              </w:rPr>
              <w:t>selecionad</w:t>
            </w:r>
            <w:r>
              <w:rPr>
                <w:rFonts w:ascii="Cambria" w:hAnsi="Cambria"/>
                <w:color w:val="auto"/>
                <w:sz w:val="22"/>
                <w:szCs w:val="22"/>
              </w:rPr>
              <w:t>o</w:t>
            </w:r>
            <w:r w:rsidRPr="00817C47">
              <w:rPr>
                <w:rFonts w:ascii="Cambria" w:hAnsi="Cambria"/>
                <w:color w:val="auto"/>
                <w:sz w:val="22"/>
                <w:szCs w:val="22"/>
              </w:rPr>
              <w:t>, pode iniciar também os outros dois fluxos alternativos deste caso de uso, descritos abaixo, e o fluxo alternativo se encerra.</w:t>
            </w:r>
          </w:p>
          <w:p w14:paraId="44F353AF" w14:textId="11CF20B7" w:rsidR="004C46FF" w:rsidRDefault="004C46FF" w:rsidP="004C46FF">
            <w:pPr>
              <w:spacing w:line="100" w:lineRule="atLeast"/>
              <w:rPr>
                <w:rFonts w:ascii="Cambria" w:hAnsi="Cambria"/>
                <w:color w:val="auto"/>
                <w:sz w:val="22"/>
                <w:szCs w:val="22"/>
                <w:u w:val="single"/>
              </w:rPr>
            </w:pPr>
          </w:p>
        </w:tc>
      </w:tr>
      <w:tr w:rsidR="00487475" w14:paraId="409E06CF" w14:textId="77777777" w:rsidTr="004B58AC">
        <w:trPr>
          <w:trHeight w:val="454"/>
        </w:trPr>
        <w:tc>
          <w:tcPr>
            <w:tcW w:w="2376" w:type="dxa"/>
            <w:shd w:val="clear" w:color="auto" w:fill="DEEAF6"/>
            <w:vAlign w:val="center"/>
          </w:tcPr>
          <w:p w14:paraId="56768793" w14:textId="503708B6" w:rsidR="00487475" w:rsidRDefault="00487475" w:rsidP="00487475">
            <w:pPr>
              <w:rPr>
                <w:rFonts w:ascii="Cambria" w:hAnsi="Cambria"/>
                <w:b/>
                <w:color w:val="auto"/>
                <w:sz w:val="22"/>
                <w:szCs w:val="22"/>
              </w:rPr>
            </w:pPr>
            <w:r>
              <w:rPr>
                <w:rFonts w:ascii="Cambria" w:hAnsi="Cambria"/>
                <w:b/>
                <w:color w:val="auto"/>
                <w:sz w:val="22"/>
                <w:szCs w:val="22"/>
              </w:rPr>
              <w:t>Fluxo Alternativo 03 (Editar Membro)</w:t>
            </w:r>
          </w:p>
        </w:tc>
        <w:tc>
          <w:tcPr>
            <w:tcW w:w="7831" w:type="dxa"/>
            <w:shd w:val="clear" w:color="auto" w:fill="DEEAF6"/>
            <w:vAlign w:val="center"/>
          </w:tcPr>
          <w:p w14:paraId="2F9E6961" w14:textId="77777777" w:rsidR="00487475" w:rsidRDefault="00487475" w:rsidP="00487475">
            <w:pPr>
              <w:spacing w:line="100" w:lineRule="atLeast"/>
              <w:rPr>
                <w:rFonts w:ascii="Cambria" w:hAnsi="Cambria"/>
                <w:color w:val="auto"/>
                <w:sz w:val="22"/>
                <w:szCs w:val="22"/>
              </w:rPr>
            </w:pPr>
          </w:p>
          <w:p w14:paraId="6B3D727F" w14:textId="1557B6B6" w:rsidR="00487475" w:rsidRDefault="00487475" w:rsidP="003533CE">
            <w:pPr>
              <w:pStyle w:val="PargrafodaLista"/>
              <w:numPr>
                <w:ilvl w:val="0"/>
                <w:numId w:val="39"/>
              </w:numPr>
              <w:spacing w:line="100" w:lineRule="atLeast"/>
              <w:rPr>
                <w:rFonts w:ascii="Cambria" w:hAnsi="Cambria"/>
                <w:color w:val="auto"/>
                <w:sz w:val="22"/>
                <w:szCs w:val="22"/>
              </w:rPr>
            </w:pPr>
            <w:r w:rsidRPr="000A6630">
              <w:rPr>
                <w:rFonts w:ascii="Cambria" w:hAnsi="Cambria"/>
                <w:color w:val="auto"/>
                <w:sz w:val="22"/>
                <w:szCs w:val="22"/>
              </w:rPr>
              <w:t xml:space="preserve">Este fluxo alternativo se inicia após o passo 3 do fluxo principal se o Administrador clicar no botão “Editar </w:t>
            </w:r>
            <w:r>
              <w:rPr>
                <w:rFonts w:ascii="Cambria" w:hAnsi="Cambria"/>
                <w:color w:val="auto"/>
                <w:sz w:val="22"/>
                <w:szCs w:val="22"/>
              </w:rPr>
              <w:t>Membro</w:t>
            </w:r>
            <w:r w:rsidRPr="000A6630">
              <w:rPr>
                <w:rFonts w:ascii="Cambria" w:hAnsi="Cambria"/>
                <w:color w:val="auto"/>
                <w:sz w:val="22"/>
                <w:szCs w:val="22"/>
              </w:rPr>
              <w:t>”;</w:t>
            </w:r>
          </w:p>
          <w:p w14:paraId="72CBE987" w14:textId="77777777" w:rsidR="00487475" w:rsidRPr="00CE5471" w:rsidRDefault="00487475" w:rsidP="003533CE">
            <w:pPr>
              <w:pStyle w:val="PargrafodaLista"/>
              <w:numPr>
                <w:ilvl w:val="0"/>
                <w:numId w:val="39"/>
              </w:numPr>
              <w:spacing w:line="100" w:lineRule="atLeast"/>
              <w:rPr>
                <w:rFonts w:ascii="Cambria" w:hAnsi="Cambria"/>
                <w:color w:val="auto"/>
                <w:sz w:val="22"/>
                <w:szCs w:val="22"/>
              </w:rPr>
            </w:pPr>
            <w:r w:rsidRPr="00CE5471">
              <w:rPr>
                <w:rFonts w:ascii="Cambria" w:hAnsi="Cambria"/>
                <w:color w:val="auto"/>
                <w:sz w:val="22"/>
                <w:szCs w:val="22"/>
              </w:rPr>
              <w:t>O sistema abre uma</w:t>
            </w:r>
            <w:r>
              <w:rPr>
                <w:rFonts w:ascii="Cambria" w:hAnsi="Cambria"/>
                <w:color w:val="auto"/>
                <w:sz w:val="22"/>
                <w:szCs w:val="22"/>
              </w:rPr>
              <w:t xml:space="preserve"> janela nomeada “Editar Membro”, onde o administrador pode alterar as informações do Membro;</w:t>
            </w:r>
          </w:p>
          <w:p w14:paraId="13CAE3C5" w14:textId="5501A43F" w:rsidR="00487475" w:rsidRPr="00071043" w:rsidRDefault="00487475" w:rsidP="003533CE">
            <w:pPr>
              <w:pStyle w:val="PargrafodaLista"/>
              <w:numPr>
                <w:ilvl w:val="0"/>
                <w:numId w:val="39"/>
              </w:numPr>
              <w:spacing w:line="100" w:lineRule="atLeast"/>
              <w:rPr>
                <w:color w:val="auto"/>
              </w:rPr>
            </w:pPr>
            <w:r w:rsidRPr="00CE5471">
              <w:rPr>
                <w:rFonts w:ascii="Cambria" w:hAnsi="Cambria"/>
                <w:color w:val="auto"/>
                <w:sz w:val="22"/>
                <w:szCs w:val="22"/>
              </w:rPr>
              <w:t xml:space="preserve">O Administrador </w:t>
            </w:r>
            <w:r>
              <w:rPr>
                <w:rFonts w:ascii="Cambria" w:hAnsi="Cambria"/>
                <w:color w:val="auto"/>
                <w:sz w:val="22"/>
                <w:szCs w:val="22"/>
              </w:rPr>
              <w:t>pode editar o nome, a matrícula e a CADD à qual o membro está associado e, então, clica no botão “Salvar”.</w:t>
            </w:r>
          </w:p>
          <w:p w14:paraId="63580955" w14:textId="77777777" w:rsidR="00487475" w:rsidRPr="00071043" w:rsidRDefault="00487475" w:rsidP="003533CE">
            <w:pPr>
              <w:pStyle w:val="PargrafodaLista"/>
              <w:numPr>
                <w:ilvl w:val="0"/>
                <w:numId w:val="39"/>
              </w:numPr>
              <w:spacing w:line="100" w:lineRule="atLeast"/>
              <w:rPr>
                <w:color w:val="auto"/>
              </w:rPr>
            </w:pPr>
            <w:r>
              <w:rPr>
                <w:rFonts w:ascii="Cambria" w:hAnsi="Cambria"/>
                <w:color w:val="auto"/>
                <w:sz w:val="22"/>
                <w:szCs w:val="22"/>
              </w:rPr>
              <w:t>O sistema salva as alterações realizadas pelo Administrador, informa que as alterações foram realizadas com sucesso e encerra o fluxo alternativo.</w:t>
            </w:r>
          </w:p>
          <w:p w14:paraId="1C3BE3C7" w14:textId="544BCDC2" w:rsidR="00487475" w:rsidRDefault="00487475" w:rsidP="00487475">
            <w:pPr>
              <w:spacing w:line="100" w:lineRule="atLeast"/>
              <w:rPr>
                <w:rFonts w:ascii="Cambria" w:hAnsi="Cambria"/>
                <w:color w:val="auto"/>
                <w:sz w:val="22"/>
                <w:szCs w:val="22"/>
                <w:u w:val="single"/>
              </w:rPr>
            </w:pPr>
          </w:p>
        </w:tc>
      </w:tr>
      <w:tr w:rsidR="00487475" w14:paraId="70250461" w14:textId="77777777" w:rsidTr="0027686E">
        <w:trPr>
          <w:trHeight w:val="454"/>
        </w:trPr>
        <w:tc>
          <w:tcPr>
            <w:tcW w:w="2376" w:type="dxa"/>
            <w:shd w:val="clear" w:color="auto" w:fill="DEEAF6"/>
            <w:vAlign w:val="center"/>
          </w:tcPr>
          <w:p w14:paraId="564B96A1" w14:textId="4CBB49B5" w:rsidR="00487475" w:rsidRDefault="00487475" w:rsidP="00487475">
            <w:pPr>
              <w:rPr>
                <w:rFonts w:ascii="Cambria" w:hAnsi="Cambria"/>
                <w:b/>
                <w:color w:val="auto"/>
                <w:sz w:val="22"/>
                <w:szCs w:val="22"/>
              </w:rPr>
            </w:pPr>
            <w:r>
              <w:rPr>
                <w:rFonts w:ascii="Cambria" w:hAnsi="Cambria"/>
                <w:b/>
                <w:color w:val="auto"/>
                <w:sz w:val="22"/>
                <w:szCs w:val="22"/>
              </w:rPr>
              <w:t>Fluxo Alternativo 04 (Excluir Membro)</w:t>
            </w:r>
          </w:p>
        </w:tc>
        <w:tc>
          <w:tcPr>
            <w:tcW w:w="7831" w:type="dxa"/>
            <w:shd w:val="clear" w:color="auto" w:fill="FFFFFF" w:themeFill="background1"/>
            <w:vAlign w:val="center"/>
          </w:tcPr>
          <w:p w14:paraId="69E8E8E8" w14:textId="77777777" w:rsidR="00487475" w:rsidRDefault="00487475" w:rsidP="00487475">
            <w:pPr>
              <w:pStyle w:val="PargrafodaLista"/>
              <w:spacing w:line="100" w:lineRule="atLeast"/>
              <w:ind w:left="360"/>
              <w:rPr>
                <w:rFonts w:ascii="Cambria" w:hAnsi="Cambria"/>
                <w:color w:val="auto"/>
                <w:sz w:val="22"/>
                <w:szCs w:val="22"/>
              </w:rPr>
            </w:pPr>
          </w:p>
          <w:p w14:paraId="273C08BD" w14:textId="48E30A42" w:rsidR="00487475" w:rsidRDefault="00487475" w:rsidP="003533CE">
            <w:pPr>
              <w:pStyle w:val="PargrafodaLista"/>
              <w:numPr>
                <w:ilvl w:val="0"/>
                <w:numId w:val="40"/>
              </w:numPr>
              <w:spacing w:line="100" w:lineRule="atLeast"/>
              <w:rPr>
                <w:rFonts w:ascii="Cambria" w:hAnsi="Cambria"/>
                <w:color w:val="auto"/>
                <w:sz w:val="22"/>
                <w:szCs w:val="22"/>
              </w:rPr>
            </w:pPr>
            <w:r w:rsidRPr="000A6630">
              <w:rPr>
                <w:rFonts w:ascii="Cambria" w:hAnsi="Cambria"/>
                <w:color w:val="auto"/>
                <w:sz w:val="22"/>
                <w:szCs w:val="22"/>
              </w:rPr>
              <w:t xml:space="preserve">Este fluxo alternativo se inicia após o passo 3 do fluxo principal se o Administrador Geral do Sistema clicar no botão “Excluir </w:t>
            </w:r>
            <w:r>
              <w:rPr>
                <w:rFonts w:ascii="Cambria" w:hAnsi="Cambria"/>
                <w:color w:val="auto"/>
                <w:sz w:val="22"/>
                <w:szCs w:val="22"/>
              </w:rPr>
              <w:t>Membro</w:t>
            </w:r>
            <w:r w:rsidRPr="000A6630">
              <w:rPr>
                <w:rFonts w:ascii="Cambria" w:hAnsi="Cambria"/>
                <w:color w:val="auto"/>
                <w:sz w:val="22"/>
                <w:szCs w:val="22"/>
              </w:rPr>
              <w:t>”;</w:t>
            </w:r>
          </w:p>
          <w:p w14:paraId="4528092F" w14:textId="2F7FFCAF" w:rsidR="00487475" w:rsidRDefault="00487475" w:rsidP="003533CE">
            <w:pPr>
              <w:pStyle w:val="PargrafodaLista"/>
              <w:numPr>
                <w:ilvl w:val="0"/>
                <w:numId w:val="40"/>
              </w:numPr>
              <w:spacing w:line="100" w:lineRule="atLeast"/>
              <w:rPr>
                <w:rFonts w:ascii="Cambria" w:hAnsi="Cambria"/>
                <w:color w:val="auto"/>
                <w:sz w:val="22"/>
                <w:szCs w:val="22"/>
              </w:rPr>
            </w:pPr>
            <w:r w:rsidRPr="000A6630">
              <w:rPr>
                <w:rFonts w:ascii="Cambria" w:hAnsi="Cambria"/>
                <w:color w:val="auto"/>
                <w:sz w:val="22"/>
                <w:szCs w:val="22"/>
              </w:rPr>
              <w:t>O sistema abre o alerta de confirmação de exclusão d</w:t>
            </w:r>
            <w:r>
              <w:rPr>
                <w:rFonts w:ascii="Cambria" w:hAnsi="Cambria"/>
                <w:color w:val="auto"/>
                <w:sz w:val="22"/>
                <w:szCs w:val="22"/>
              </w:rPr>
              <w:t>o</w:t>
            </w:r>
            <w:r w:rsidRPr="000A6630">
              <w:rPr>
                <w:rFonts w:ascii="Cambria" w:hAnsi="Cambria"/>
                <w:color w:val="auto"/>
                <w:sz w:val="22"/>
                <w:szCs w:val="22"/>
              </w:rPr>
              <w:t xml:space="preserve"> </w:t>
            </w:r>
            <w:r>
              <w:rPr>
                <w:rFonts w:ascii="Cambria" w:hAnsi="Cambria"/>
                <w:color w:val="auto"/>
                <w:sz w:val="22"/>
                <w:szCs w:val="22"/>
              </w:rPr>
              <w:t>Membro</w:t>
            </w:r>
            <w:r w:rsidRPr="000A6630">
              <w:rPr>
                <w:rFonts w:ascii="Cambria" w:hAnsi="Cambria"/>
                <w:color w:val="auto"/>
                <w:sz w:val="22"/>
                <w:szCs w:val="22"/>
              </w:rPr>
              <w:t>;</w:t>
            </w:r>
          </w:p>
          <w:p w14:paraId="2BF537B4" w14:textId="27F1C2A6" w:rsidR="00487475" w:rsidRDefault="00487475" w:rsidP="003533CE">
            <w:pPr>
              <w:pStyle w:val="PargrafodaLista"/>
              <w:numPr>
                <w:ilvl w:val="0"/>
                <w:numId w:val="40"/>
              </w:numPr>
              <w:spacing w:line="100" w:lineRule="atLeast"/>
              <w:rPr>
                <w:rFonts w:ascii="Cambria" w:hAnsi="Cambria"/>
                <w:color w:val="auto"/>
                <w:sz w:val="22"/>
                <w:szCs w:val="22"/>
              </w:rPr>
            </w:pPr>
            <w:r w:rsidRPr="000A6630">
              <w:rPr>
                <w:rFonts w:ascii="Cambria" w:hAnsi="Cambria"/>
                <w:color w:val="auto"/>
                <w:sz w:val="22"/>
                <w:szCs w:val="22"/>
              </w:rPr>
              <w:t>O Administrador Geral do Sistema clica no botão “Sim” do alerta pa</w:t>
            </w:r>
            <w:r>
              <w:rPr>
                <w:rFonts w:ascii="Cambria" w:hAnsi="Cambria"/>
                <w:color w:val="auto"/>
                <w:sz w:val="22"/>
                <w:szCs w:val="22"/>
              </w:rPr>
              <w:t>ra confirmar a exclusão do Membro;</w:t>
            </w:r>
          </w:p>
          <w:p w14:paraId="7966AFE1" w14:textId="5D318202" w:rsidR="00487475" w:rsidRPr="000A6630" w:rsidRDefault="00487475" w:rsidP="003533CE">
            <w:pPr>
              <w:pStyle w:val="PargrafodaLista"/>
              <w:numPr>
                <w:ilvl w:val="0"/>
                <w:numId w:val="40"/>
              </w:numPr>
              <w:spacing w:line="100" w:lineRule="atLeast"/>
              <w:rPr>
                <w:rFonts w:ascii="Cambria" w:hAnsi="Cambria"/>
                <w:color w:val="auto"/>
                <w:sz w:val="22"/>
                <w:szCs w:val="22"/>
              </w:rPr>
            </w:pPr>
            <w:r>
              <w:rPr>
                <w:rFonts w:ascii="Cambria" w:hAnsi="Cambria"/>
                <w:color w:val="auto"/>
                <w:sz w:val="22"/>
                <w:szCs w:val="22"/>
              </w:rPr>
              <w:lastRenderedPageBreak/>
              <w:t>O sistema exclui o Membro, informa na tela que a Membro foi</w:t>
            </w:r>
            <w:r w:rsidRPr="000A6630">
              <w:rPr>
                <w:rFonts w:ascii="Cambria" w:hAnsi="Cambria"/>
                <w:color w:val="auto"/>
                <w:sz w:val="22"/>
                <w:szCs w:val="22"/>
              </w:rPr>
              <w:t xml:space="preserve"> </w:t>
            </w:r>
            <w:r>
              <w:rPr>
                <w:rFonts w:ascii="Cambria" w:hAnsi="Cambria"/>
                <w:color w:val="auto"/>
                <w:sz w:val="22"/>
                <w:szCs w:val="22"/>
              </w:rPr>
              <w:t xml:space="preserve">excluída com sucesso e </w:t>
            </w:r>
            <w:r w:rsidRPr="000A6630">
              <w:rPr>
                <w:rFonts w:ascii="Cambria" w:hAnsi="Cambria"/>
                <w:color w:val="auto"/>
                <w:sz w:val="22"/>
                <w:szCs w:val="22"/>
              </w:rPr>
              <w:t>encerra</w:t>
            </w:r>
            <w:r>
              <w:rPr>
                <w:rFonts w:ascii="Cambria" w:hAnsi="Cambria"/>
                <w:color w:val="auto"/>
                <w:sz w:val="22"/>
                <w:szCs w:val="22"/>
              </w:rPr>
              <w:t xml:space="preserve"> o fluxo alternativo</w:t>
            </w:r>
            <w:r w:rsidRPr="000A6630">
              <w:rPr>
                <w:rFonts w:ascii="Cambria" w:hAnsi="Cambria"/>
                <w:color w:val="auto"/>
                <w:sz w:val="22"/>
                <w:szCs w:val="22"/>
              </w:rPr>
              <w:t>.</w:t>
            </w:r>
          </w:p>
          <w:p w14:paraId="2CDE8870" w14:textId="382324A5" w:rsidR="00487475" w:rsidRDefault="00487475" w:rsidP="00487475">
            <w:pPr>
              <w:spacing w:line="100" w:lineRule="atLeast"/>
              <w:rPr>
                <w:rFonts w:ascii="Cambria" w:hAnsi="Cambria"/>
                <w:color w:val="auto"/>
                <w:sz w:val="22"/>
                <w:szCs w:val="22"/>
                <w:u w:val="single"/>
              </w:rPr>
            </w:pPr>
          </w:p>
        </w:tc>
      </w:tr>
      <w:tr w:rsidR="00487475" w14:paraId="4390B319" w14:textId="77777777" w:rsidTr="0027686E">
        <w:trPr>
          <w:trHeight w:val="454"/>
        </w:trPr>
        <w:tc>
          <w:tcPr>
            <w:tcW w:w="2376" w:type="dxa"/>
            <w:shd w:val="clear" w:color="auto" w:fill="DEEAF6"/>
            <w:vAlign w:val="center"/>
          </w:tcPr>
          <w:p w14:paraId="6BA31644" w14:textId="4F6B4521" w:rsidR="00487475" w:rsidRPr="00CE5471" w:rsidRDefault="00487475" w:rsidP="00487475">
            <w:pPr>
              <w:spacing w:line="100" w:lineRule="atLeast"/>
              <w:ind w:hanging="10"/>
              <w:rPr>
                <w:rFonts w:ascii="Cambria" w:hAnsi="Cambria"/>
                <w:b/>
                <w:color w:val="auto"/>
                <w:sz w:val="22"/>
                <w:szCs w:val="22"/>
              </w:rPr>
            </w:pPr>
            <w:r>
              <w:rPr>
                <w:rFonts w:ascii="Cambria" w:hAnsi="Cambria"/>
                <w:b/>
                <w:color w:val="auto"/>
                <w:sz w:val="22"/>
                <w:szCs w:val="22"/>
              </w:rPr>
              <w:lastRenderedPageBreak/>
              <w:t>Fluxo</w:t>
            </w:r>
            <w:r w:rsidRPr="00CE5471">
              <w:rPr>
                <w:rFonts w:ascii="Cambria" w:hAnsi="Cambria"/>
                <w:b/>
                <w:color w:val="auto"/>
                <w:sz w:val="22"/>
                <w:szCs w:val="22"/>
              </w:rPr>
              <w:t xml:space="preserve"> de Exceção</w:t>
            </w:r>
            <w:r>
              <w:rPr>
                <w:rFonts w:ascii="Cambria" w:hAnsi="Cambria"/>
                <w:b/>
                <w:color w:val="auto"/>
                <w:sz w:val="22"/>
                <w:szCs w:val="22"/>
              </w:rPr>
              <w:t xml:space="preserve"> 01</w:t>
            </w:r>
          </w:p>
        </w:tc>
        <w:tc>
          <w:tcPr>
            <w:tcW w:w="7831" w:type="dxa"/>
            <w:shd w:val="clear" w:color="auto" w:fill="D9E2F3" w:themeFill="accent5" w:themeFillTint="33"/>
            <w:vAlign w:val="center"/>
          </w:tcPr>
          <w:p w14:paraId="6A9A2DDB" w14:textId="77777777" w:rsidR="00487475" w:rsidRDefault="00487475" w:rsidP="00487475">
            <w:pPr>
              <w:spacing w:line="100" w:lineRule="atLeast"/>
              <w:rPr>
                <w:rFonts w:ascii="Cambria" w:hAnsi="Cambria"/>
                <w:color w:val="auto"/>
                <w:sz w:val="22"/>
                <w:szCs w:val="22"/>
                <w:u w:val="single"/>
              </w:rPr>
            </w:pPr>
          </w:p>
          <w:p w14:paraId="5F079F2D" w14:textId="13FDE70A" w:rsidR="00487475" w:rsidRPr="00487475" w:rsidRDefault="00487475" w:rsidP="003533CE">
            <w:pPr>
              <w:pStyle w:val="PargrafodaLista"/>
              <w:numPr>
                <w:ilvl w:val="0"/>
                <w:numId w:val="12"/>
              </w:numPr>
              <w:spacing w:line="100" w:lineRule="atLeast"/>
              <w:rPr>
                <w:rFonts w:ascii="Cambria" w:hAnsi="Cambria"/>
                <w:color w:val="auto"/>
                <w:sz w:val="22"/>
                <w:szCs w:val="22"/>
                <w:u w:val="single"/>
              </w:rPr>
            </w:pPr>
            <w:r>
              <w:rPr>
                <w:rFonts w:ascii="Cambria" w:hAnsi="Cambria"/>
                <w:color w:val="auto"/>
                <w:sz w:val="22"/>
                <w:szCs w:val="22"/>
              </w:rPr>
              <w:t xml:space="preserve">Este fluxo de exceção é iniciado se o sistema não localizar a CADD no item 2 do fluxo alternativo 01; </w:t>
            </w:r>
          </w:p>
          <w:p w14:paraId="4A5FE9B0" w14:textId="021D7C24" w:rsidR="00487475" w:rsidRDefault="00487475" w:rsidP="003533CE">
            <w:pPr>
              <w:pStyle w:val="PargrafodaLista"/>
              <w:numPr>
                <w:ilvl w:val="0"/>
                <w:numId w:val="12"/>
              </w:numPr>
              <w:spacing w:line="100" w:lineRule="atLeast"/>
              <w:rPr>
                <w:rFonts w:ascii="Cambria" w:hAnsi="Cambria"/>
                <w:color w:val="auto"/>
                <w:sz w:val="22"/>
                <w:szCs w:val="22"/>
              </w:rPr>
            </w:pPr>
            <w:r w:rsidRPr="001173F7">
              <w:rPr>
                <w:rFonts w:ascii="Cambria" w:hAnsi="Cambria"/>
                <w:color w:val="auto"/>
                <w:sz w:val="22"/>
                <w:szCs w:val="22"/>
              </w:rPr>
              <w:t xml:space="preserve">O sistema aborta a operação, exibe um alerta informando que </w:t>
            </w:r>
            <w:r>
              <w:rPr>
                <w:rFonts w:ascii="Cambria" w:hAnsi="Cambria"/>
                <w:color w:val="auto"/>
                <w:sz w:val="22"/>
                <w:szCs w:val="22"/>
              </w:rPr>
              <w:t>a</w:t>
            </w:r>
            <w:r w:rsidRPr="001173F7">
              <w:rPr>
                <w:rFonts w:ascii="Cambria" w:hAnsi="Cambria"/>
                <w:color w:val="auto"/>
                <w:sz w:val="22"/>
                <w:szCs w:val="22"/>
              </w:rPr>
              <w:t xml:space="preserve"> </w:t>
            </w:r>
            <w:r>
              <w:rPr>
                <w:rFonts w:ascii="Cambria" w:hAnsi="Cambria"/>
                <w:color w:val="auto"/>
                <w:sz w:val="22"/>
                <w:szCs w:val="22"/>
              </w:rPr>
              <w:t xml:space="preserve">CADD </w:t>
            </w:r>
            <w:r w:rsidRPr="001173F7">
              <w:rPr>
                <w:rFonts w:ascii="Cambria" w:hAnsi="Cambria"/>
                <w:color w:val="auto"/>
                <w:sz w:val="22"/>
                <w:szCs w:val="22"/>
              </w:rPr>
              <w:t>não foi localizada e o caso de uso retorna ao item 2 do fluxo alternativo 0</w:t>
            </w:r>
            <w:r>
              <w:rPr>
                <w:rFonts w:ascii="Cambria" w:hAnsi="Cambria"/>
                <w:color w:val="auto"/>
                <w:sz w:val="22"/>
                <w:szCs w:val="22"/>
              </w:rPr>
              <w:t>1</w:t>
            </w:r>
            <w:r w:rsidRPr="001173F7">
              <w:rPr>
                <w:rFonts w:ascii="Cambria" w:hAnsi="Cambria"/>
                <w:color w:val="auto"/>
                <w:sz w:val="22"/>
                <w:szCs w:val="22"/>
              </w:rPr>
              <w:t xml:space="preserve">;  </w:t>
            </w:r>
          </w:p>
          <w:p w14:paraId="6D392015" w14:textId="0E3E3698" w:rsidR="00487475" w:rsidRPr="00CE5471" w:rsidRDefault="00487475" w:rsidP="00487475">
            <w:pPr>
              <w:spacing w:line="100" w:lineRule="atLeast"/>
              <w:rPr>
                <w:rFonts w:ascii="Cambria" w:hAnsi="Cambria"/>
                <w:color w:val="auto"/>
                <w:sz w:val="22"/>
                <w:szCs w:val="22"/>
              </w:rPr>
            </w:pPr>
          </w:p>
        </w:tc>
      </w:tr>
      <w:tr w:rsidR="00487475" w14:paraId="0D94F913" w14:textId="77777777" w:rsidTr="004B58AC">
        <w:trPr>
          <w:trHeight w:val="454"/>
        </w:trPr>
        <w:tc>
          <w:tcPr>
            <w:tcW w:w="2376" w:type="dxa"/>
            <w:shd w:val="clear" w:color="auto" w:fill="DEEAF6"/>
            <w:vAlign w:val="center"/>
          </w:tcPr>
          <w:p w14:paraId="7CD3C248" w14:textId="5533DB47" w:rsidR="00487475" w:rsidRDefault="00487475" w:rsidP="00487475">
            <w:pPr>
              <w:spacing w:line="100" w:lineRule="atLeast"/>
              <w:ind w:hanging="10"/>
              <w:rPr>
                <w:rFonts w:ascii="Cambria" w:hAnsi="Cambria"/>
                <w:b/>
                <w:color w:val="auto"/>
                <w:sz w:val="22"/>
                <w:szCs w:val="22"/>
              </w:rPr>
            </w:pPr>
            <w:r>
              <w:rPr>
                <w:rFonts w:ascii="Cambria" w:hAnsi="Cambria"/>
                <w:b/>
                <w:color w:val="auto"/>
                <w:sz w:val="22"/>
                <w:szCs w:val="22"/>
              </w:rPr>
              <w:t>Fluxo</w:t>
            </w:r>
            <w:r w:rsidRPr="00CE5471">
              <w:rPr>
                <w:rFonts w:ascii="Cambria" w:hAnsi="Cambria"/>
                <w:b/>
                <w:color w:val="auto"/>
                <w:sz w:val="22"/>
                <w:szCs w:val="22"/>
              </w:rPr>
              <w:t xml:space="preserve"> de Exceção</w:t>
            </w:r>
            <w:r>
              <w:rPr>
                <w:rFonts w:ascii="Cambria" w:hAnsi="Cambria"/>
                <w:b/>
                <w:color w:val="auto"/>
                <w:sz w:val="22"/>
                <w:szCs w:val="22"/>
              </w:rPr>
              <w:t xml:space="preserve"> 02</w:t>
            </w:r>
          </w:p>
        </w:tc>
        <w:tc>
          <w:tcPr>
            <w:tcW w:w="7831" w:type="dxa"/>
            <w:shd w:val="clear" w:color="auto" w:fill="auto"/>
            <w:vAlign w:val="center"/>
          </w:tcPr>
          <w:p w14:paraId="5F848F14" w14:textId="77777777" w:rsidR="00487475" w:rsidRPr="00487475" w:rsidRDefault="00487475" w:rsidP="00487475">
            <w:pPr>
              <w:pStyle w:val="PargrafodaLista"/>
              <w:spacing w:line="100" w:lineRule="atLeast"/>
              <w:ind w:left="360"/>
              <w:rPr>
                <w:rFonts w:ascii="Cambria" w:hAnsi="Cambria"/>
                <w:color w:val="auto"/>
                <w:sz w:val="22"/>
                <w:szCs w:val="22"/>
                <w:u w:val="single"/>
              </w:rPr>
            </w:pPr>
          </w:p>
          <w:p w14:paraId="293E1FE7" w14:textId="6B900DE6" w:rsidR="00487475" w:rsidRPr="00487475" w:rsidRDefault="00487475" w:rsidP="003533CE">
            <w:pPr>
              <w:pStyle w:val="PargrafodaLista"/>
              <w:numPr>
                <w:ilvl w:val="0"/>
                <w:numId w:val="41"/>
              </w:numPr>
              <w:spacing w:line="100" w:lineRule="atLeast"/>
              <w:rPr>
                <w:rFonts w:ascii="Cambria" w:hAnsi="Cambria"/>
                <w:color w:val="auto"/>
                <w:sz w:val="22"/>
                <w:szCs w:val="22"/>
                <w:u w:val="single"/>
              </w:rPr>
            </w:pPr>
            <w:r>
              <w:rPr>
                <w:rFonts w:ascii="Cambria" w:hAnsi="Cambria"/>
                <w:color w:val="auto"/>
                <w:sz w:val="22"/>
                <w:szCs w:val="22"/>
              </w:rPr>
              <w:t xml:space="preserve">Este fluxo de exceção é iniciado se o sistema não localizar a CADD no item 2 do fluxo alternativo 03; </w:t>
            </w:r>
          </w:p>
          <w:p w14:paraId="4F5ABAFB" w14:textId="3DA28B15" w:rsidR="00487475" w:rsidRPr="001173F7" w:rsidRDefault="00487475" w:rsidP="003533CE">
            <w:pPr>
              <w:pStyle w:val="PargrafodaLista"/>
              <w:numPr>
                <w:ilvl w:val="0"/>
                <w:numId w:val="41"/>
              </w:numPr>
              <w:spacing w:line="100" w:lineRule="atLeast"/>
              <w:rPr>
                <w:rFonts w:ascii="Cambria" w:hAnsi="Cambria"/>
                <w:color w:val="auto"/>
                <w:sz w:val="22"/>
                <w:szCs w:val="22"/>
                <w:u w:val="single"/>
              </w:rPr>
            </w:pPr>
            <w:r w:rsidRPr="001173F7">
              <w:rPr>
                <w:rFonts w:ascii="Cambria" w:hAnsi="Cambria"/>
                <w:color w:val="auto"/>
                <w:sz w:val="22"/>
                <w:szCs w:val="22"/>
              </w:rPr>
              <w:t xml:space="preserve">O sistema aborta a operação, exibe um alerta informando que </w:t>
            </w:r>
            <w:r>
              <w:rPr>
                <w:rFonts w:ascii="Cambria" w:hAnsi="Cambria"/>
                <w:color w:val="auto"/>
                <w:sz w:val="22"/>
                <w:szCs w:val="22"/>
              </w:rPr>
              <w:t>a</w:t>
            </w:r>
            <w:r w:rsidRPr="001173F7">
              <w:rPr>
                <w:rFonts w:ascii="Cambria" w:hAnsi="Cambria"/>
                <w:color w:val="auto"/>
                <w:sz w:val="22"/>
                <w:szCs w:val="22"/>
              </w:rPr>
              <w:t xml:space="preserve"> </w:t>
            </w:r>
            <w:r>
              <w:rPr>
                <w:rFonts w:ascii="Cambria" w:hAnsi="Cambria"/>
                <w:color w:val="auto"/>
                <w:sz w:val="22"/>
                <w:szCs w:val="22"/>
              </w:rPr>
              <w:t xml:space="preserve">CADD </w:t>
            </w:r>
            <w:r w:rsidRPr="001173F7">
              <w:rPr>
                <w:rFonts w:ascii="Cambria" w:hAnsi="Cambria"/>
                <w:color w:val="auto"/>
                <w:sz w:val="22"/>
                <w:szCs w:val="22"/>
              </w:rPr>
              <w:t>não foi localizada e o caso de uso retorna ao item 2 do fluxo alternativo 0</w:t>
            </w:r>
            <w:r>
              <w:rPr>
                <w:rFonts w:ascii="Cambria" w:hAnsi="Cambria"/>
                <w:color w:val="auto"/>
                <w:sz w:val="22"/>
                <w:szCs w:val="22"/>
              </w:rPr>
              <w:t>3</w:t>
            </w:r>
            <w:r w:rsidRPr="001173F7">
              <w:rPr>
                <w:rFonts w:ascii="Cambria" w:hAnsi="Cambria"/>
                <w:color w:val="auto"/>
                <w:sz w:val="22"/>
                <w:szCs w:val="22"/>
              </w:rPr>
              <w:t xml:space="preserve">;  </w:t>
            </w:r>
          </w:p>
          <w:p w14:paraId="62D12C14" w14:textId="77777777" w:rsidR="00487475" w:rsidRDefault="00487475" w:rsidP="00487475">
            <w:pPr>
              <w:spacing w:line="100" w:lineRule="atLeast"/>
              <w:rPr>
                <w:rFonts w:ascii="Cambria" w:hAnsi="Cambria"/>
                <w:color w:val="auto"/>
                <w:sz w:val="22"/>
                <w:szCs w:val="22"/>
                <w:u w:val="single"/>
              </w:rPr>
            </w:pPr>
          </w:p>
        </w:tc>
      </w:tr>
      <w:tr w:rsidR="00487475" w14:paraId="02DE97F7" w14:textId="77777777" w:rsidTr="004B58AC">
        <w:trPr>
          <w:trHeight w:val="454"/>
        </w:trPr>
        <w:tc>
          <w:tcPr>
            <w:tcW w:w="2376" w:type="dxa"/>
            <w:shd w:val="clear" w:color="auto" w:fill="DEEAF6"/>
            <w:vAlign w:val="center"/>
          </w:tcPr>
          <w:p w14:paraId="2133AE76" w14:textId="6F01D1C2" w:rsidR="00487475" w:rsidRPr="00CE5471" w:rsidRDefault="00487475" w:rsidP="00487475">
            <w:pPr>
              <w:spacing w:line="100" w:lineRule="atLeast"/>
              <w:ind w:hanging="10"/>
              <w:rPr>
                <w:rFonts w:ascii="Cambria" w:hAnsi="Cambria"/>
                <w:b/>
                <w:color w:val="auto"/>
                <w:sz w:val="22"/>
                <w:szCs w:val="22"/>
              </w:rPr>
            </w:pPr>
            <w:r w:rsidRPr="00CE5471">
              <w:rPr>
                <w:rFonts w:ascii="Cambria" w:hAnsi="Cambria"/>
                <w:b/>
                <w:color w:val="auto"/>
                <w:sz w:val="22"/>
                <w:szCs w:val="22"/>
              </w:rPr>
              <w:t>Pós-condição</w:t>
            </w:r>
          </w:p>
        </w:tc>
        <w:tc>
          <w:tcPr>
            <w:tcW w:w="7831" w:type="dxa"/>
            <w:shd w:val="clear" w:color="auto" w:fill="DEEAF6"/>
            <w:vAlign w:val="center"/>
          </w:tcPr>
          <w:p w14:paraId="6FE6FD92" w14:textId="77777777" w:rsidR="0027686E" w:rsidRDefault="0027686E" w:rsidP="0027686E">
            <w:pPr>
              <w:spacing w:line="100" w:lineRule="atLeast"/>
              <w:rPr>
                <w:rFonts w:ascii="Cambria" w:hAnsi="Cambria"/>
                <w:color w:val="auto"/>
                <w:sz w:val="22"/>
                <w:szCs w:val="22"/>
              </w:rPr>
            </w:pPr>
          </w:p>
          <w:p w14:paraId="7CE9C831" w14:textId="02075F7D" w:rsidR="0027686E" w:rsidRDefault="0027686E" w:rsidP="0027686E">
            <w:pPr>
              <w:spacing w:line="100" w:lineRule="atLeast"/>
              <w:rPr>
                <w:rFonts w:ascii="Cambria" w:hAnsi="Cambria"/>
                <w:color w:val="auto"/>
                <w:sz w:val="22"/>
                <w:szCs w:val="22"/>
              </w:rPr>
            </w:pPr>
            <w:r>
              <w:rPr>
                <w:rFonts w:ascii="Cambria" w:hAnsi="Cambria"/>
                <w:color w:val="auto"/>
                <w:sz w:val="22"/>
                <w:szCs w:val="22"/>
              </w:rPr>
              <w:t>Após a execução do Caso de Uso é esperado que os membros das CADDs sejam criados ou visualizados ou alterados ou excluído</w:t>
            </w:r>
            <w:r w:rsidRPr="00F066BE">
              <w:rPr>
                <w:rFonts w:ascii="Cambria" w:hAnsi="Cambria"/>
                <w:color w:val="auto"/>
                <w:sz w:val="22"/>
                <w:szCs w:val="22"/>
              </w:rPr>
              <w:t>s</w:t>
            </w:r>
            <w:r w:rsidR="00487475" w:rsidRPr="009F5716">
              <w:rPr>
                <w:rFonts w:ascii="Cambria" w:hAnsi="Cambria"/>
                <w:color w:val="auto"/>
                <w:sz w:val="22"/>
                <w:szCs w:val="22"/>
              </w:rPr>
              <w:t>.</w:t>
            </w:r>
          </w:p>
          <w:p w14:paraId="56B89951" w14:textId="42457016" w:rsidR="00487475" w:rsidRPr="00CE5471" w:rsidRDefault="00487475" w:rsidP="0027686E">
            <w:pPr>
              <w:spacing w:line="100" w:lineRule="atLeast"/>
              <w:rPr>
                <w:color w:val="auto"/>
              </w:rPr>
            </w:pPr>
          </w:p>
        </w:tc>
      </w:tr>
    </w:tbl>
    <w:p w14:paraId="017BE314" w14:textId="77777777" w:rsidR="004B58AC" w:rsidRPr="00254165" w:rsidRDefault="004B58AC">
      <w:pPr>
        <w:pStyle w:val="Ttulo3"/>
        <w:rPr>
          <w:b/>
          <w:i w:val="0"/>
        </w:rPr>
      </w:pPr>
    </w:p>
    <w:tbl>
      <w:tblPr>
        <w:tblW w:w="10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6"/>
        <w:gridCol w:w="7831"/>
      </w:tblGrid>
      <w:tr w:rsidR="00CE5471" w14:paraId="27390CB2" w14:textId="77777777" w:rsidTr="00CE5471">
        <w:trPr>
          <w:trHeight w:val="557"/>
        </w:trPr>
        <w:tc>
          <w:tcPr>
            <w:tcW w:w="2376" w:type="dxa"/>
            <w:shd w:val="clear" w:color="auto" w:fill="DEEAF6"/>
            <w:vAlign w:val="center"/>
          </w:tcPr>
          <w:p w14:paraId="1462FBDE" w14:textId="77777777" w:rsidR="001648F9" w:rsidRPr="00CE5471" w:rsidRDefault="00830317" w:rsidP="00CE5471">
            <w:pPr>
              <w:spacing w:line="100" w:lineRule="atLeast"/>
              <w:rPr>
                <w:rFonts w:ascii="Cambria" w:hAnsi="Cambria"/>
                <w:b/>
                <w:color w:val="auto"/>
                <w:sz w:val="22"/>
                <w:szCs w:val="22"/>
              </w:rPr>
            </w:pPr>
            <w:r w:rsidRPr="00CE5471">
              <w:rPr>
                <w:rFonts w:ascii="Cambria" w:hAnsi="Cambria"/>
                <w:b/>
                <w:color w:val="auto"/>
                <w:sz w:val="22"/>
                <w:szCs w:val="22"/>
              </w:rPr>
              <w:t>Caso de Uso</w:t>
            </w:r>
          </w:p>
        </w:tc>
        <w:tc>
          <w:tcPr>
            <w:tcW w:w="7831" w:type="dxa"/>
            <w:shd w:val="clear" w:color="auto" w:fill="DEEAF6"/>
            <w:vAlign w:val="center"/>
          </w:tcPr>
          <w:p w14:paraId="34652494" w14:textId="44023277" w:rsidR="001648F9" w:rsidRPr="00CE5471" w:rsidRDefault="00A32E3D" w:rsidP="00CE5471">
            <w:pPr>
              <w:pStyle w:val="Ttulo3"/>
              <w:spacing w:before="0" w:after="0" w:line="100" w:lineRule="atLeast"/>
              <w:rPr>
                <w:b/>
                <w:i w:val="0"/>
                <w:color w:val="auto"/>
              </w:rPr>
            </w:pPr>
            <w:bookmarkStart w:id="81" w:name="_Toc499593645"/>
            <w:r>
              <w:rPr>
                <w:b/>
                <w:i w:val="0"/>
                <w:color w:val="auto"/>
              </w:rPr>
              <w:t>(CSU03</w:t>
            </w:r>
            <w:r w:rsidR="00E31D76" w:rsidRPr="00CE5471">
              <w:rPr>
                <w:b/>
                <w:i w:val="0"/>
                <w:color w:val="auto"/>
              </w:rPr>
              <w:t xml:space="preserve">) </w:t>
            </w:r>
            <w:r w:rsidR="00830317" w:rsidRPr="00CE5471">
              <w:rPr>
                <w:b/>
                <w:i w:val="0"/>
                <w:color w:val="auto"/>
              </w:rPr>
              <w:t xml:space="preserve">Carregar dados do Sistema Acadêmico </w:t>
            </w:r>
            <w:r w:rsidR="00E31D76" w:rsidRPr="00CE5471">
              <w:rPr>
                <w:b/>
                <w:i w:val="0"/>
                <w:color w:val="auto"/>
              </w:rPr>
              <w:t>(SIE)</w:t>
            </w:r>
            <w:bookmarkEnd w:id="81"/>
          </w:p>
        </w:tc>
      </w:tr>
      <w:tr w:rsidR="001648F9" w14:paraId="2C4A8547" w14:textId="77777777" w:rsidTr="00CE5471">
        <w:trPr>
          <w:trHeight w:val="454"/>
        </w:trPr>
        <w:tc>
          <w:tcPr>
            <w:tcW w:w="2376" w:type="dxa"/>
            <w:shd w:val="clear" w:color="auto" w:fill="DEEAF6"/>
            <w:vAlign w:val="center"/>
          </w:tcPr>
          <w:p w14:paraId="52A8D4B7" w14:textId="77777777" w:rsidR="001648F9" w:rsidRPr="00CE5471" w:rsidRDefault="00830317" w:rsidP="00CE5471">
            <w:pPr>
              <w:spacing w:line="100" w:lineRule="atLeast"/>
              <w:ind w:hanging="10"/>
              <w:rPr>
                <w:rFonts w:ascii="Cambria" w:hAnsi="Cambria"/>
                <w:b/>
                <w:color w:val="auto"/>
                <w:sz w:val="22"/>
                <w:szCs w:val="22"/>
              </w:rPr>
            </w:pPr>
            <w:r w:rsidRPr="00CE5471">
              <w:rPr>
                <w:rFonts w:ascii="Cambria" w:hAnsi="Cambria"/>
                <w:b/>
                <w:color w:val="auto"/>
                <w:sz w:val="22"/>
                <w:szCs w:val="22"/>
              </w:rPr>
              <w:t>Ator Principal</w:t>
            </w:r>
          </w:p>
        </w:tc>
        <w:tc>
          <w:tcPr>
            <w:tcW w:w="7831" w:type="dxa"/>
            <w:shd w:val="clear" w:color="auto" w:fill="auto"/>
            <w:vAlign w:val="center"/>
          </w:tcPr>
          <w:p w14:paraId="31F55855" w14:textId="3CB3F97A" w:rsidR="001648F9" w:rsidRPr="00CE5471" w:rsidRDefault="00824A48" w:rsidP="00CE5471">
            <w:pPr>
              <w:spacing w:line="100" w:lineRule="atLeast"/>
              <w:rPr>
                <w:color w:val="auto"/>
              </w:rPr>
            </w:pPr>
            <w:r>
              <w:rPr>
                <w:rFonts w:ascii="Cambria" w:hAnsi="Cambria"/>
                <w:color w:val="auto"/>
                <w:sz w:val="22"/>
                <w:szCs w:val="22"/>
              </w:rPr>
              <w:t>Administrador</w:t>
            </w:r>
          </w:p>
        </w:tc>
      </w:tr>
      <w:tr w:rsidR="00CE5471" w14:paraId="153A4BA6" w14:textId="77777777" w:rsidTr="00CE5471">
        <w:trPr>
          <w:trHeight w:val="454"/>
        </w:trPr>
        <w:tc>
          <w:tcPr>
            <w:tcW w:w="2376" w:type="dxa"/>
            <w:shd w:val="clear" w:color="auto" w:fill="DEEAF6"/>
            <w:vAlign w:val="center"/>
          </w:tcPr>
          <w:p w14:paraId="41E7CAD0" w14:textId="77777777" w:rsidR="001648F9" w:rsidRPr="00CE5471" w:rsidRDefault="00830317" w:rsidP="00CE5471">
            <w:pPr>
              <w:spacing w:line="100" w:lineRule="atLeast"/>
              <w:ind w:hanging="10"/>
              <w:rPr>
                <w:rFonts w:ascii="Cambria" w:hAnsi="Cambria"/>
                <w:b/>
                <w:color w:val="auto"/>
                <w:sz w:val="22"/>
                <w:szCs w:val="22"/>
              </w:rPr>
            </w:pPr>
            <w:r w:rsidRPr="00CE5471">
              <w:rPr>
                <w:rFonts w:ascii="Cambria" w:hAnsi="Cambria"/>
                <w:b/>
                <w:color w:val="auto"/>
                <w:sz w:val="22"/>
                <w:szCs w:val="22"/>
              </w:rPr>
              <w:t>Pré-condição</w:t>
            </w:r>
          </w:p>
        </w:tc>
        <w:tc>
          <w:tcPr>
            <w:tcW w:w="7831" w:type="dxa"/>
            <w:shd w:val="clear" w:color="auto" w:fill="DEEAF6"/>
            <w:vAlign w:val="center"/>
          </w:tcPr>
          <w:p w14:paraId="0EAC3A4F" w14:textId="77777777" w:rsidR="0027686E" w:rsidRPr="0027686E" w:rsidRDefault="0027686E" w:rsidP="0027686E">
            <w:pPr>
              <w:spacing w:line="100" w:lineRule="atLeast"/>
              <w:rPr>
                <w:color w:val="auto"/>
              </w:rPr>
            </w:pPr>
          </w:p>
          <w:p w14:paraId="2C70181B" w14:textId="3FE9FD6E" w:rsidR="0027686E" w:rsidRPr="0027686E" w:rsidRDefault="00F9378A" w:rsidP="003533CE">
            <w:pPr>
              <w:pStyle w:val="PargrafodaLista"/>
              <w:numPr>
                <w:ilvl w:val="0"/>
                <w:numId w:val="42"/>
              </w:numPr>
              <w:spacing w:line="100" w:lineRule="atLeast"/>
              <w:rPr>
                <w:color w:val="auto"/>
              </w:rPr>
            </w:pPr>
            <w:r w:rsidRPr="0027686E">
              <w:rPr>
                <w:rFonts w:ascii="Cambria" w:hAnsi="Cambria"/>
                <w:color w:val="auto"/>
                <w:sz w:val="22"/>
                <w:szCs w:val="22"/>
              </w:rPr>
              <w:t>O a</w:t>
            </w:r>
            <w:r w:rsidR="00E31D76" w:rsidRPr="0027686E">
              <w:rPr>
                <w:rFonts w:ascii="Cambria" w:hAnsi="Cambria"/>
                <w:color w:val="auto"/>
                <w:sz w:val="22"/>
                <w:szCs w:val="22"/>
              </w:rPr>
              <w:t xml:space="preserve">dministrador </w:t>
            </w:r>
            <w:r w:rsidR="0027686E">
              <w:rPr>
                <w:rFonts w:ascii="Cambria" w:hAnsi="Cambria"/>
                <w:color w:val="auto"/>
                <w:sz w:val="22"/>
                <w:szCs w:val="22"/>
              </w:rPr>
              <w:t xml:space="preserve">deve estar autenticado </w:t>
            </w:r>
            <w:r w:rsidR="00830317" w:rsidRPr="0027686E">
              <w:rPr>
                <w:rFonts w:ascii="Cambria" w:hAnsi="Cambria"/>
                <w:color w:val="auto"/>
                <w:sz w:val="22"/>
                <w:szCs w:val="22"/>
              </w:rPr>
              <w:t>no sistema;</w:t>
            </w:r>
          </w:p>
          <w:p w14:paraId="68BF1678" w14:textId="77777777" w:rsidR="0027686E" w:rsidRPr="0027686E" w:rsidRDefault="00F9378A" w:rsidP="003533CE">
            <w:pPr>
              <w:pStyle w:val="PargrafodaLista"/>
              <w:numPr>
                <w:ilvl w:val="0"/>
                <w:numId w:val="42"/>
              </w:numPr>
              <w:spacing w:line="100" w:lineRule="atLeast"/>
              <w:rPr>
                <w:color w:val="auto"/>
              </w:rPr>
            </w:pPr>
            <w:r w:rsidRPr="0027686E">
              <w:rPr>
                <w:rFonts w:ascii="Cambria" w:hAnsi="Cambria"/>
                <w:color w:val="auto"/>
                <w:sz w:val="22"/>
                <w:szCs w:val="22"/>
              </w:rPr>
              <w:t xml:space="preserve">O arquivo </w:t>
            </w:r>
            <w:r w:rsidR="0027686E">
              <w:rPr>
                <w:rFonts w:ascii="Cambria" w:hAnsi="Cambria"/>
                <w:color w:val="auto"/>
                <w:sz w:val="22"/>
                <w:szCs w:val="22"/>
              </w:rPr>
              <w:t xml:space="preserve">deve </w:t>
            </w:r>
            <w:r w:rsidR="00E31D76" w:rsidRPr="0027686E">
              <w:rPr>
                <w:rFonts w:ascii="Cambria" w:hAnsi="Cambria"/>
                <w:color w:val="auto"/>
                <w:sz w:val="22"/>
                <w:szCs w:val="22"/>
              </w:rPr>
              <w:t>estar disponíve</w:t>
            </w:r>
            <w:r w:rsidR="00332F5F" w:rsidRPr="0027686E">
              <w:rPr>
                <w:rFonts w:ascii="Cambria" w:hAnsi="Cambria"/>
                <w:color w:val="auto"/>
                <w:sz w:val="22"/>
                <w:szCs w:val="22"/>
              </w:rPr>
              <w:t>l</w:t>
            </w:r>
            <w:r w:rsidR="00FC4403" w:rsidRPr="0027686E">
              <w:rPr>
                <w:rFonts w:ascii="Cambria" w:hAnsi="Cambria"/>
                <w:color w:val="auto"/>
                <w:sz w:val="22"/>
                <w:szCs w:val="22"/>
              </w:rPr>
              <w:t xml:space="preserve"> e acessíve</w:t>
            </w:r>
            <w:r w:rsidR="00332F5F" w:rsidRPr="0027686E">
              <w:rPr>
                <w:rFonts w:ascii="Cambria" w:hAnsi="Cambria"/>
                <w:color w:val="auto"/>
                <w:sz w:val="22"/>
                <w:szCs w:val="22"/>
              </w:rPr>
              <w:t>l</w:t>
            </w:r>
            <w:r w:rsidR="00E31D76" w:rsidRPr="0027686E">
              <w:rPr>
                <w:rFonts w:ascii="Cambria" w:hAnsi="Cambria"/>
                <w:color w:val="auto"/>
                <w:sz w:val="22"/>
                <w:szCs w:val="22"/>
              </w:rPr>
              <w:t xml:space="preserve"> </w:t>
            </w:r>
            <w:r w:rsidR="00FC4403" w:rsidRPr="0027686E">
              <w:rPr>
                <w:rFonts w:ascii="Cambria" w:hAnsi="Cambria"/>
                <w:color w:val="auto"/>
                <w:sz w:val="22"/>
                <w:szCs w:val="22"/>
              </w:rPr>
              <w:t xml:space="preserve">ao sistema </w:t>
            </w:r>
            <w:r w:rsidRPr="0027686E">
              <w:rPr>
                <w:rFonts w:ascii="Cambria" w:hAnsi="Cambria"/>
                <w:color w:val="auto"/>
                <w:sz w:val="22"/>
                <w:szCs w:val="22"/>
              </w:rPr>
              <w:t xml:space="preserve">para </w:t>
            </w:r>
            <w:r w:rsidR="0027686E">
              <w:rPr>
                <w:rFonts w:ascii="Cambria" w:hAnsi="Cambria"/>
                <w:color w:val="auto"/>
                <w:sz w:val="22"/>
                <w:szCs w:val="22"/>
              </w:rPr>
              <w:t>importação;</w:t>
            </w:r>
          </w:p>
          <w:p w14:paraId="745C551E" w14:textId="458AE9C9" w:rsidR="001648F9" w:rsidRPr="0027686E" w:rsidRDefault="00332F5F" w:rsidP="003533CE">
            <w:pPr>
              <w:pStyle w:val="PargrafodaLista"/>
              <w:numPr>
                <w:ilvl w:val="0"/>
                <w:numId w:val="32"/>
              </w:numPr>
              <w:spacing w:line="100" w:lineRule="atLeast"/>
              <w:rPr>
                <w:color w:val="auto"/>
              </w:rPr>
            </w:pPr>
            <w:r w:rsidRPr="0027686E">
              <w:rPr>
                <w:rFonts w:ascii="Cambria" w:hAnsi="Cambria"/>
                <w:color w:val="auto"/>
                <w:sz w:val="22"/>
                <w:szCs w:val="22"/>
              </w:rPr>
              <w:t>O</w:t>
            </w:r>
            <w:r w:rsidR="00F9378A" w:rsidRPr="0027686E">
              <w:rPr>
                <w:rFonts w:ascii="Cambria" w:hAnsi="Cambria"/>
                <w:color w:val="auto"/>
                <w:sz w:val="22"/>
                <w:szCs w:val="22"/>
              </w:rPr>
              <w:t xml:space="preserve"> arquivo</w:t>
            </w:r>
            <w:r w:rsidRPr="0027686E">
              <w:rPr>
                <w:rFonts w:ascii="Cambria" w:hAnsi="Cambria"/>
                <w:color w:val="auto"/>
                <w:sz w:val="22"/>
                <w:szCs w:val="22"/>
              </w:rPr>
              <w:t xml:space="preserve"> não </w:t>
            </w:r>
            <w:r w:rsidR="0027686E">
              <w:rPr>
                <w:rFonts w:ascii="Cambria" w:hAnsi="Cambria"/>
                <w:color w:val="auto"/>
                <w:sz w:val="22"/>
                <w:szCs w:val="22"/>
              </w:rPr>
              <w:t xml:space="preserve">deve </w:t>
            </w:r>
            <w:r w:rsidRPr="0027686E">
              <w:rPr>
                <w:rFonts w:ascii="Cambria" w:hAnsi="Cambria"/>
                <w:color w:val="auto"/>
                <w:sz w:val="22"/>
                <w:szCs w:val="22"/>
              </w:rPr>
              <w:t>estar</w:t>
            </w:r>
            <w:r w:rsidR="00E31D76" w:rsidRPr="0027686E">
              <w:rPr>
                <w:rFonts w:ascii="Cambria" w:hAnsi="Cambria"/>
                <w:color w:val="auto"/>
                <w:sz w:val="22"/>
                <w:szCs w:val="22"/>
              </w:rPr>
              <w:t xml:space="preserve"> corrompid</w:t>
            </w:r>
            <w:r w:rsidRPr="0027686E">
              <w:rPr>
                <w:rFonts w:ascii="Cambria" w:hAnsi="Cambria"/>
                <w:color w:val="auto"/>
                <w:sz w:val="22"/>
                <w:szCs w:val="22"/>
              </w:rPr>
              <w:t>o</w:t>
            </w:r>
            <w:r w:rsidR="00FC4403" w:rsidRPr="0027686E">
              <w:rPr>
                <w:rFonts w:ascii="Cambria" w:hAnsi="Cambria"/>
                <w:color w:val="auto"/>
                <w:sz w:val="22"/>
                <w:szCs w:val="22"/>
              </w:rPr>
              <w:t>;</w:t>
            </w:r>
            <w:r w:rsidR="0027686E">
              <w:rPr>
                <w:rFonts w:ascii="Cambria" w:hAnsi="Cambria"/>
                <w:color w:val="auto"/>
                <w:sz w:val="22"/>
                <w:szCs w:val="22"/>
              </w:rPr>
              <w:br/>
            </w:r>
          </w:p>
        </w:tc>
      </w:tr>
      <w:tr w:rsidR="001648F9" w14:paraId="1CCAEF7E" w14:textId="77777777" w:rsidTr="00CE5471">
        <w:trPr>
          <w:trHeight w:val="454"/>
        </w:trPr>
        <w:tc>
          <w:tcPr>
            <w:tcW w:w="2376" w:type="dxa"/>
            <w:shd w:val="clear" w:color="auto" w:fill="DEEAF6"/>
            <w:vAlign w:val="center"/>
          </w:tcPr>
          <w:p w14:paraId="7874DA92" w14:textId="77777777" w:rsidR="001648F9" w:rsidRPr="00CE5471" w:rsidRDefault="00830317" w:rsidP="00CE5471">
            <w:pPr>
              <w:spacing w:line="100" w:lineRule="atLeast"/>
              <w:ind w:hanging="10"/>
              <w:rPr>
                <w:rFonts w:ascii="Cambria" w:hAnsi="Cambria"/>
                <w:b/>
                <w:color w:val="auto"/>
                <w:sz w:val="22"/>
                <w:szCs w:val="22"/>
              </w:rPr>
            </w:pPr>
            <w:r w:rsidRPr="00CE5471">
              <w:rPr>
                <w:rFonts w:ascii="Cambria" w:hAnsi="Cambria"/>
                <w:b/>
                <w:color w:val="auto"/>
                <w:sz w:val="22"/>
                <w:szCs w:val="22"/>
              </w:rPr>
              <w:t>Fluxo Principal</w:t>
            </w:r>
          </w:p>
        </w:tc>
        <w:tc>
          <w:tcPr>
            <w:tcW w:w="7831" w:type="dxa"/>
            <w:shd w:val="clear" w:color="auto" w:fill="auto"/>
            <w:vAlign w:val="center"/>
          </w:tcPr>
          <w:p w14:paraId="12284DB9" w14:textId="77777777" w:rsidR="00F9378A" w:rsidRDefault="00F9378A" w:rsidP="00F9378A">
            <w:pPr>
              <w:pStyle w:val="PargrafodaLista"/>
              <w:spacing w:line="100" w:lineRule="atLeast"/>
              <w:ind w:left="360"/>
              <w:rPr>
                <w:rFonts w:ascii="Cambria" w:hAnsi="Cambria"/>
                <w:color w:val="auto"/>
                <w:sz w:val="22"/>
                <w:szCs w:val="22"/>
              </w:rPr>
            </w:pPr>
          </w:p>
          <w:p w14:paraId="35F206E1" w14:textId="294474A3" w:rsidR="001648F9" w:rsidRDefault="00830317" w:rsidP="003533CE">
            <w:pPr>
              <w:pStyle w:val="PargrafodaLista"/>
              <w:numPr>
                <w:ilvl w:val="0"/>
                <w:numId w:val="10"/>
              </w:numPr>
              <w:spacing w:line="100" w:lineRule="atLeast"/>
              <w:rPr>
                <w:rFonts w:ascii="Cambria" w:hAnsi="Cambria"/>
                <w:color w:val="auto"/>
                <w:sz w:val="22"/>
                <w:szCs w:val="22"/>
              </w:rPr>
            </w:pPr>
            <w:r w:rsidRPr="00CE5471">
              <w:rPr>
                <w:rFonts w:ascii="Cambria" w:hAnsi="Cambria"/>
                <w:color w:val="auto"/>
                <w:sz w:val="22"/>
                <w:szCs w:val="22"/>
              </w:rPr>
              <w:t xml:space="preserve">O </w:t>
            </w:r>
            <w:r w:rsidR="00FC4403" w:rsidRPr="00CE5471">
              <w:rPr>
                <w:rFonts w:ascii="Cambria" w:hAnsi="Cambria"/>
                <w:color w:val="auto"/>
                <w:sz w:val="22"/>
                <w:szCs w:val="22"/>
              </w:rPr>
              <w:t>Administrador ini</w:t>
            </w:r>
            <w:r w:rsidR="00332F5F">
              <w:rPr>
                <w:rFonts w:ascii="Cambria" w:hAnsi="Cambria"/>
                <w:color w:val="auto"/>
                <w:sz w:val="22"/>
                <w:szCs w:val="22"/>
              </w:rPr>
              <w:t xml:space="preserve">cia o </w:t>
            </w:r>
            <w:r w:rsidR="009F5716">
              <w:rPr>
                <w:rFonts w:ascii="Cambria" w:hAnsi="Cambria"/>
                <w:color w:val="auto"/>
                <w:sz w:val="22"/>
                <w:szCs w:val="22"/>
              </w:rPr>
              <w:t xml:space="preserve">caso de uso </w:t>
            </w:r>
            <w:r w:rsidR="00F9378A">
              <w:rPr>
                <w:rFonts w:ascii="Cambria" w:hAnsi="Cambria"/>
                <w:color w:val="auto"/>
                <w:sz w:val="22"/>
                <w:szCs w:val="22"/>
              </w:rPr>
              <w:t>ao selecionar a opção de “Carregar</w:t>
            </w:r>
            <w:r w:rsidR="00FC4403" w:rsidRPr="00CE5471">
              <w:rPr>
                <w:rFonts w:ascii="Cambria" w:hAnsi="Cambria"/>
                <w:color w:val="auto"/>
                <w:sz w:val="22"/>
                <w:szCs w:val="22"/>
              </w:rPr>
              <w:t xml:space="preserve"> dados do SIE”</w:t>
            </w:r>
            <w:r w:rsidR="00F9378A">
              <w:rPr>
                <w:rFonts w:ascii="Cambria" w:hAnsi="Cambria"/>
                <w:color w:val="auto"/>
                <w:sz w:val="22"/>
                <w:szCs w:val="22"/>
              </w:rPr>
              <w:t>, em sua tela inicial</w:t>
            </w:r>
            <w:r w:rsidR="00FC4403" w:rsidRPr="00CE5471">
              <w:rPr>
                <w:rFonts w:ascii="Cambria" w:hAnsi="Cambria"/>
                <w:color w:val="auto"/>
                <w:sz w:val="22"/>
                <w:szCs w:val="22"/>
              </w:rPr>
              <w:t>;</w:t>
            </w:r>
          </w:p>
          <w:p w14:paraId="7FC15519" w14:textId="14D9F15B" w:rsidR="00F9378A" w:rsidRPr="00332F5F" w:rsidRDefault="00F9378A" w:rsidP="003533CE">
            <w:pPr>
              <w:pStyle w:val="PargrafodaLista"/>
              <w:numPr>
                <w:ilvl w:val="0"/>
                <w:numId w:val="10"/>
              </w:numPr>
              <w:spacing w:line="100" w:lineRule="atLeast"/>
              <w:rPr>
                <w:rFonts w:ascii="Cambria" w:hAnsi="Cambria"/>
                <w:color w:val="auto"/>
                <w:sz w:val="22"/>
                <w:szCs w:val="22"/>
              </w:rPr>
            </w:pPr>
            <w:r w:rsidRPr="00CE5471">
              <w:rPr>
                <w:rFonts w:ascii="Cambria" w:hAnsi="Cambria"/>
                <w:color w:val="auto"/>
                <w:sz w:val="22"/>
                <w:szCs w:val="22"/>
              </w:rPr>
              <w:t>O sistema abre uma</w:t>
            </w:r>
            <w:r>
              <w:rPr>
                <w:rFonts w:ascii="Cambria" w:hAnsi="Cambria"/>
                <w:color w:val="auto"/>
                <w:sz w:val="22"/>
                <w:szCs w:val="22"/>
              </w:rPr>
              <w:t xml:space="preserve"> janela nomeada “Carregar</w:t>
            </w:r>
            <w:r w:rsidRPr="00CE5471">
              <w:rPr>
                <w:rFonts w:ascii="Cambria" w:hAnsi="Cambria"/>
                <w:color w:val="auto"/>
                <w:sz w:val="22"/>
                <w:szCs w:val="22"/>
              </w:rPr>
              <w:t xml:space="preserve"> dados do SIE</w:t>
            </w:r>
            <w:r>
              <w:rPr>
                <w:rFonts w:ascii="Cambria" w:hAnsi="Cambria"/>
                <w:color w:val="auto"/>
                <w:sz w:val="22"/>
                <w:szCs w:val="22"/>
              </w:rPr>
              <w:t>”, onde o administrador realiza o upload do arquivo a ser importado e o processamento d</w:t>
            </w:r>
            <w:r w:rsidR="00332F5F">
              <w:rPr>
                <w:rFonts w:ascii="Cambria" w:hAnsi="Cambria"/>
                <w:color w:val="auto"/>
                <w:sz w:val="22"/>
                <w:szCs w:val="22"/>
              </w:rPr>
              <w:t>o mesmo</w:t>
            </w:r>
            <w:r>
              <w:rPr>
                <w:rFonts w:ascii="Cambria" w:hAnsi="Cambria"/>
                <w:color w:val="auto"/>
                <w:sz w:val="22"/>
                <w:szCs w:val="22"/>
              </w:rPr>
              <w:t>;</w:t>
            </w:r>
          </w:p>
          <w:p w14:paraId="66FFEE55" w14:textId="5611502D" w:rsidR="00FC4403" w:rsidRPr="00CE5471" w:rsidRDefault="00FC4403" w:rsidP="003533CE">
            <w:pPr>
              <w:pStyle w:val="PargrafodaLista"/>
              <w:numPr>
                <w:ilvl w:val="0"/>
                <w:numId w:val="10"/>
              </w:numPr>
              <w:spacing w:line="100" w:lineRule="atLeast"/>
              <w:rPr>
                <w:rFonts w:ascii="Cambria" w:hAnsi="Cambria"/>
                <w:color w:val="auto"/>
                <w:sz w:val="22"/>
                <w:szCs w:val="22"/>
              </w:rPr>
            </w:pPr>
            <w:r w:rsidRPr="00CE5471">
              <w:rPr>
                <w:rFonts w:ascii="Cambria" w:hAnsi="Cambria"/>
                <w:color w:val="auto"/>
                <w:sz w:val="22"/>
                <w:szCs w:val="22"/>
              </w:rPr>
              <w:t xml:space="preserve">O Administrador seleciona </w:t>
            </w:r>
            <w:r w:rsidR="00332F5F">
              <w:rPr>
                <w:rFonts w:ascii="Cambria" w:hAnsi="Cambria"/>
                <w:color w:val="auto"/>
                <w:sz w:val="22"/>
                <w:szCs w:val="22"/>
              </w:rPr>
              <w:t>a CADD para qual o arquivo será importado</w:t>
            </w:r>
            <w:r w:rsidR="00A32E3D">
              <w:rPr>
                <w:rFonts w:ascii="Cambria" w:hAnsi="Cambria"/>
                <w:color w:val="auto"/>
                <w:sz w:val="22"/>
                <w:szCs w:val="22"/>
              </w:rPr>
              <w:t>, seleciona o arquivo a ser importado</w:t>
            </w:r>
            <w:r w:rsidRPr="00CE5471">
              <w:rPr>
                <w:rFonts w:ascii="Cambria" w:hAnsi="Cambria"/>
                <w:color w:val="auto"/>
                <w:sz w:val="22"/>
                <w:szCs w:val="22"/>
              </w:rPr>
              <w:t xml:space="preserve"> e</w:t>
            </w:r>
            <w:r w:rsidR="00332F5F">
              <w:rPr>
                <w:rFonts w:ascii="Cambria" w:hAnsi="Cambria"/>
                <w:color w:val="auto"/>
                <w:sz w:val="22"/>
                <w:szCs w:val="22"/>
              </w:rPr>
              <w:t xml:space="preserve"> clica em upload</w:t>
            </w:r>
            <w:r w:rsidRPr="00CE5471">
              <w:rPr>
                <w:rFonts w:ascii="Cambria" w:hAnsi="Cambria"/>
                <w:color w:val="auto"/>
                <w:sz w:val="22"/>
                <w:szCs w:val="22"/>
              </w:rPr>
              <w:t>;</w:t>
            </w:r>
          </w:p>
          <w:p w14:paraId="03672E24" w14:textId="2AE79985" w:rsidR="00FC4403" w:rsidRDefault="00FC4403" w:rsidP="003533CE">
            <w:pPr>
              <w:pStyle w:val="PargrafodaLista"/>
              <w:numPr>
                <w:ilvl w:val="0"/>
                <w:numId w:val="10"/>
              </w:numPr>
              <w:spacing w:line="100" w:lineRule="atLeast"/>
              <w:rPr>
                <w:rFonts w:ascii="Cambria" w:hAnsi="Cambria"/>
                <w:color w:val="auto"/>
                <w:sz w:val="22"/>
                <w:szCs w:val="22"/>
              </w:rPr>
            </w:pPr>
            <w:r w:rsidRPr="00CE5471">
              <w:rPr>
                <w:rFonts w:ascii="Cambria" w:hAnsi="Cambria"/>
                <w:color w:val="auto"/>
                <w:sz w:val="22"/>
                <w:szCs w:val="22"/>
              </w:rPr>
              <w:t>O sistema</w:t>
            </w:r>
            <w:r w:rsidR="00E316A1" w:rsidRPr="00CE5471">
              <w:rPr>
                <w:rFonts w:ascii="Cambria" w:hAnsi="Cambria"/>
                <w:color w:val="auto"/>
                <w:sz w:val="22"/>
                <w:szCs w:val="22"/>
              </w:rPr>
              <w:t xml:space="preserve"> realiza o upload do arquivo, </w:t>
            </w:r>
            <w:r w:rsidRPr="00CE5471">
              <w:rPr>
                <w:rFonts w:ascii="Cambria" w:hAnsi="Cambria"/>
                <w:color w:val="auto"/>
                <w:sz w:val="22"/>
                <w:szCs w:val="22"/>
              </w:rPr>
              <w:t>o armazen</w:t>
            </w:r>
            <w:r w:rsidR="001F5CF1">
              <w:rPr>
                <w:rFonts w:ascii="Cambria" w:hAnsi="Cambria"/>
                <w:color w:val="auto"/>
                <w:sz w:val="22"/>
                <w:szCs w:val="22"/>
              </w:rPr>
              <w:t>a</w:t>
            </w:r>
            <w:r w:rsidRPr="00CE5471">
              <w:rPr>
                <w:rFonts w:ascii="Cambria" w:hAnsi="Cambria"/>
                <w:color w:val="auto"/>
                <w:sz w:val="22"/>
                <w:szCs w:val="22"/>
              </w:rPr>
              <w:t xml:space="preserve"> em diretório temporário</w:t>
            </w:r>
            <w:r w:rsidR="00E316A1" w:rsidRPr="00CE5471">
              <w:rPr>
                <w:rFonts w:ascii="Cambria" w:hAnsi="Cambria"/>
                <w:color w:val="auto"/>
                <w:sz w:val="22"/>
                <w:szCs w:val="22"/>
              </w:rPr>
              <w:t xml:space="preserve"> e informa na tela que o upload </w:t>
            </w:r>
            <w:r w:rsidR="001F5CF1">
              <w:rPr>
                <w:rFonts w:ascii="Cambria" w:hAnsi="Cambria"/>
                <w:color w:val="auto"/>
                <w:sz w:val="22"/>
                <w:szCs w:val="22"/>
              </w:rPr>
              <w:t xml:space="preserve">foi </w:t>
            </w:r>
            <w:r w:rsidR="00E316A1" w:rsidRPr="00CE5471">
              <w:rPr>
                <w:rFonts w:ascii="Cambria" w:hAnsi="Cambria"/>
                <w:color w:val="auto"/>
                <w:sz w:val="22"/>
                <w:szCs w:val="22"/>
              </w:rPr>
              <w:t>realizado com sucesso</w:t>
            </w:r>
            <w:r w:rsidRPr="00CE5471">
              <w:rPr>
                <w:rFonts w:ascii="Cambria" w:hAnsi="Cambria"/>
                <w:color w:val="auto"/>
                <w:sz w:val="22"/>
                <w:szCs w:val="22"/>
              </w:rPr>
              <w:t>;</w:t>
            </w:r>
          </w:p>
          <w:p w14:paraId="4E5E988E" w14:textId="7E08977E" w:rsidR="00332F5F" w:rsidRPr="00CE5471" w:rsidRDefault="00332F5F" w:rsidP="003533CE">
            <w:pPr>
              <w:pStyle w:val="PargrafodaLista"/>
              <w:numPr>
                <w:ilvl w:val="0"/>
                <w:numId w:val="10"/>
              </w:numPr>
              <w:spacing w:line="100" w:lineRule="atLeast"/>
              <w:rPr>
                <w:rFonts w:ascii="Cambria" w:hAnsi="Cambria"/>
                <w:color w:val="auto"/>
                <w:sz w:val="22"/>
                <w:szCs w:val="22"/>
              </w:rPr>
            </w:pPr>
            <w:r>
              <w:rPr>
                <w:rFonts w:ascii="Cambria" w:hAnsi="Cambria"/>
                <w:color w:val="auto"/>
                <w:sz w:val="22"/>
                <w:szCs w:val="22"/>
              </w:rPr>
              <w:t>O Administrador</w:t>
            </w:r>
            <w:r w:rsidR="00A32E3D">
              <w:rPr>
                <w:rFonts w:ascii="Cambria" w:hAnsi="Cambria"/>
                <w:color w:val="auto"/>
                <w:sz w:val="22"/>
                <w:szCs w:val="22"/>
              </w:rPr>
              <w:t xml:space="preserve"> verifica a validação </w:t>
            </w:r>
            <w:r>
              <w:rPr>
                <w:rFonts w:ascii="Cambria" w:hAnsi="Cambria"/>
                <w:color w:val="auto"/>
                <w:sz w:val="22"/>
                <w:szCs w:val="22"/>
              </w:rPr>
              <w:t>do sistema e clica no botão “Iniciar o Processamento”</w:t>
            </w:r>
            <w:r w:rsidR="00A32E3D">
              <w:rPr>
                <w:rFonts w:ascii="Cambria" w:hAnsi="Cambria"/>
                <w:color w:val="auto"/>
                <w:sz w:val="22"/>
                <w:szCs w:val="22"/>
              </w:rPr>
              <w:t>;</w:t>
            </w:r>
          </w:p>
          <w:p w14:paraId="2861C6D7" w14:textId="1260E927" w:rsidR="00E316A1" w:rsidRPr="00CE5471" w:rsidRDefault="00A32E3D" w:rsidP="003533CE">
            <w:pPr>
              <w:pStyle w:val="PargrafodaLista"/>
              <w:numPr>
                <w:ilvl w:val="0"/>
                <w:numId w:val="10"/>
              </w:numPr>
              <w:spacing w:line="100" w:lineRule="atLeast"/>
              <w:rPr>
                <w:rFonts w:ascii="Cambria" w:hAnsi="Cambria"/>
                <w:color w:val="auto"/>
                <w:sz w:val="22"/>
                <w:szCs w:val="22"/>
              </w:rPr>
            </w:pPr>
            <w:r>
              <w:rPr>
                <w:rFonts w:ascii="Cambria" w:hAnsi="Cambria"/>
                <w:color w:val="auto"/>
                <w:sz w:val="22"/>
                <w:szCs w:val="22"/>
              </w:rPr>
              <w:t>O sistema realiza os</w:t>
            </w:r>
            <w:r w:rsidR="00E316A1" w:rsidRPr="00CE5471">
              <w:rPr>
                <w:rFonts w:ascii="Cambria" w:hAnsi="Cambria"/>
                <w:color w:val="auto"/>
                <w:sz w:val="22"/>
                <w:szCs w:val="22"/>
              </w:rPr>
              <w:t xml:space="preserve"> processos batch para processamento d</w:t>
            </w:r>
            <w:r>
              <w:rPr>
                <w:rFonts w:ascii="Cambria" w:hAnsi="Cambria"/>
                <w:color w:val="auto"/>
                <w:sz w:val="22"/>
                <w:szCs w:val="22"/>
              </w:rPr>
              <w:t>as informações do ar</w:t>
            </w:r>
            <w:r w:rsidR="001F5CF1">
              <w:rPr>
                <w:rFonts w:ascii="Cambria" w:hAnsi="Cambria"/>
                <w:color w:val="auto"/>
                <w:sz w:val="22"/>
                <w:szCs w:val="22"/>
              </w:rPr>
              <w:t>q</w:t>
            </w:r>
            <w:r>
              <w:rPr>
                <w:rFonts w:ascii="Cambria" w:hAnsi="Cambria"/>
                <w:color w:val="auto"/>
                <w:sz w:val="22"/>
                <w:szCs w:val="22"/>
              </w:rPr>
              <w:t>uivo</w:t>
            </w:r>
            <w:r w:rsidR="00E316A1" w:rsidRPr="00CE5471">
              <w:rPr>
                <w:rFonts w:ascii="Cambria" w:hAnsi="Cambria"/>
                <w:color w:val="auto"/>
                <w:sz w:val="22"/>
                <w:szCs w:val="22"/>
              </w:rPr>
              <w:t xml:space="preserve"> e informa </w:t>
            </w:r>
            <w:r>
              <w:rPr>
                <w:rFonts w:ascii="Cambria" w:hAnsi="Cambria"/>
                <w:color w:val="auto"/>
                <w:sz w:val="22"/>
                <w:szCs w:val="22"/>
              </w:rPr>
              <w:t xml:space="preserve">no término </w:t>
            </w:r>
            <w:r w:rsidR="00E316A1" w:rsidRPr="00CE5471">
              <w:rPr>
                <w:rFonts w:ascii="Cambria" w:hAnsi="Cambria"/>
                <w:color w:val="auto"/>
                <w:sz w:val="22"/>
                <w:szCs w:val="22"/>
              </w:rPr>
              <w:t>que as os dados foram processados;</w:t>
            </w:r>
          </w:p>
          <w:p w14:paraId="4A15DC94" w14:textId="102C38FB" w:rsidR="001648F9" w:rsidRPr="00CE5471" w:rsidRDefault="00E316A1" w:rsidP="003533CE">
            <w:pPr>
              <w:pStyle w:val="PargrafodaLista"/>
              <w:numPr>
                <w:ilvl w:val="0"/>
                <w:numId w:val="10"/>
              </w:numPr>
              <w:spacing w:line="100" w:lineRule="atLeast"/>
              <w:rPr>
                <w:color w:val="auto"/>
              </w:rPr>
            </w:pPr>
            <w:r w:rsidRPr="00CE5471">
              <w:rPr>
                <w:rFonts w:ascii="Cambria" w:hAnsi="Cambria"/>
                <w:color w:val="auto"/>
                <w:sz w:val="22"/>
                <w:szCs w:val="22"/>
              </w:rPr>
              <w:t>O sistema salva os dados processados em seu banco de dados, informa que o processo de carregamento dos dados foi concluído</w:t>
            </w:r>
            <w:r w:rsidR="001F5CF1">
              <w:rPr>
                <w:rFonts w:ascii="Cambria" w:hAnsi="Cambria"/>
                <w:color w:val="auto"/>
                <w:sz w:val="22"/>
                <w:szCs w:val="22"/>
              </w:rPr>
              <w:t>, exibe na tela de acompanhamento as informações de quantidade de linhas processadas e outras informações pertinentes</w:t>
            </w:r>
            <w:r w:rsidRPr="00CE5471">
              <w:rPr>
                <w:rFonts w:ascii="Cambria" w:hAnsi="Cambria"/>
                <w:color w:val="auto"/>
                <w:sz w:val="22"/>
                <w:szCs w:val="22"/>
              </w:rPr>
              <w:t xml:space="preserve"> e encerra o caso de uso.</w:t>
            </w:r>
          </w:p>
          <w:p w14:paraId="43BBF5A1" w14:textId="77777777" w:rsidR="001648F9" w:rsidRPr="00CE5471" w:rsidRDefault="001648F9" w:rsidP="00CE5471">
            <w:pPr>
              <w:spacing w:line="100" w:lineRule="atLeast"/>
              <w:rPr>
                <w:color w:val="auto"/>
              </w:rPr>
            </w:pPr>
          </w:p>
        </w:tc>
      </w:tr>
      <w:tr w:rsidR="00CE5471" w14:paraId="07A04435" w14:textId="77777777" w:rsidTr="00CE5471">
        <w:trPr>
          <w:trHeight w:val="454"/>
        </w:trPr>
        <w:tc>
          <w:tcPr>
            <w:tcW w:w="2376" w:type="dxa"/>
            <w:shd w:val="clear" w:color="auto" w:fill="DEEAF6"/>
            <w:vAlign w:val="center"/>
          </w:tcPr>
          <w:p w14:paraId="30526B9F" w14:textId="77777777" w:rsidR="001648F9" w:rsidRPr="00CE5471" w:rsidRDefault="00830317" w:rsidP="00E31D76">
            <w:pPr>
              <w:rPr>
                <w:rFonts w:ascii="Cambria" w:hAnsi="Cambria"/>
                <w:b/>
                <w:color w:val="auto"/>
                <w:sz w:val="22"/>
                <w:szCs w:val="22"/>
              </w:rPr>
            </w:pPr>
            <w:r w:rsidRPr="00CE5471">
              <w:rPr>
                <w:rFonts w:ascii="Cambria" w:hAnsi="Cambria"/>
                <w:b/>
                <w:color w:val="auto"/>
                <w:sz w:val="22"/>
                <w:szCs w:val="22"/>
              </w:rPr>
              <w:t>Fluxo Alternativo</w:t>
            </w:r>
          </w:p>
        </w:tc>
        <w:tc>
          <w:tcPr>
            <w:tcW w:w="7831" w:type="dxa"/>
            <w:shd w:val="clear" w:color="auto" w:fill="DEEAF6"/>
            <w:vAlign w:val="center"/>
          </w:tcPr>
          <w:p w14:paraId="6A7F2556" w14:textId="11554358" w:rsidR="009834E3" w:rsidRDefault="009834E3" w:rsidP="00A32E3D">
            <w:pPr>
              <w:spacing w:line="100" w:lineRule="atLeast"/>
              <w:rPr>
                <w:rFonts w:ascii="Cambria" w:hAnsi="Cambria"/>
                <w:color w:val="auto"/>
                <w:sz w:val="22"/>
                <w:szCs w:val="22"/>
                <w:u w:val="single"/>
              </w:rPr>
            </w:pPr>
          </w:p>
          <w:p w14:paraId="3BF7FA90" w14:textId="77777777" w:rsidR="009A6C09" w:rsidRPr="009A6C09" w:rsidRDefault="009834E3" w:rsidP="009A6C09">
            <w:pPr>
              <w:pStyle w:val="PargrafodaLista"/>
              <w:numPr>
                <w:ilvl w:val="0"/>
                <w:numId w:val="43"/>
              </w:numPr>
              <w:spacing w:line="100" w:lineRule="atLeast"/>
              <w:rPr>
                <w:color w:val="auto"/>
              </w:rPr>
            </w:pPr>
            <w:r w:rsidRPr="000A6630">
              <w:rPr>
                <w:rFonts w:ascii="Cambria" w:hAnsi="Cambria"/>
                <w:color w:val="auto"/>
                <w:sz w:val="22"/>
                <w:szCs w:val="22"/>
              </w:rPr>
              <w:t xml:space="preserve">Este fluxo alternativo se inicia após o passo 3 do fluxo principal se o Administrador </w:t>
            </w:r>
            <w:r w:rsidRPr="00A32E3D">
              <w:rPr>
                <w:rFonts w:ascii="Cambria" w:hAnsi="Cambria"/>
                <w:color w:val="auto"/>
                <w:sz w:val="22"/>
                <w:szCs w:val="22"/>
              </w:rPr>
              <w:t>só tem permissão em uma única CADD</w:t>
            </w:r>
            <w:r w:rsidRPr="000A6630">
              <w:rPr>
                <w:rFonts w:ascii="Cambria" w:hAnsi="Cambria"/>
                <w:color w:val="auto"/>
                <w:sz w:val="22"/>
                <w:szCs w:val="22"/>
              </w:rPr>
              <w:t>;</w:t>
            </w:r>
          </w:p>
          <w:p w14:paraId="592D2EC1" w14:textId="4275CAF5" w:rsidR="001F5CF1" w:rsidRPr="009A6C09" w:rsidRDefault="00A32E3D" w:rsidP="009A6C09">
            <w:pPr>
              <w:pStyle w:val="PargrafodaLista"/>
              <w:numPr>
                <w:ilvl w:val="0"/>
                <w:numId w:val="43"/>
              </w:numPr>
              <w:spacing w:line="100" w:lineRule="atLeast"/>
              <w:rPr>
                <w:color w:val="auto"/>
              </w:rPr>
            </w:pPr>
            <w:r w:rsidRPr="009A6C09">
              <w:rPr>
                <w:rFonts w:ascii="Cambria" w:hAnsi="Cambria"/>
                <w:color w:val="auto"/>
                <w:sz w:val="22"/>
                <w:szCs w:val="22"/>
              </w:rPr>
              <w:t xml:space="preserve">O Administrador apenas visualiza a CADD para qual o arquivo será </w:t>
            </w:r>
            <w:r w:rsidR="001F5CF1" w:rsidRPr="009A6C09">
              <w:rPr>
                <w:rFonts w:ascii="Cambria" w:hAnsi="Cambria"/>
                <w:color w:val="auto"/>
                <w:sz w:val="22"/>
                <w:szCs w:val="22"/>
              </w:rPr>
              <w:t>importado,</w:t>
            </w:r>
            <w:r w:rsidRPr="009A6C09">
              <w:rPr>
                <w:rFonts w:ascii="Cambria" w:hAnsi="Cambria"/>
                <w:color w:val="auto"/>
                <w:sz w:val="22"/>
                <w:szCs w:val="22"/>
              </w:rPr>
              <w:t xml:space="preserve"> mas não consegue editar, seleciona o arquivo a ser importado e clica </w:t>
            </w:r>
            <w:r w:rsidR="001F5CF1" w:rsidRPr="009A6C09">
              <w:rPr>
                <w:rFonts w:ascii="Cambria" w:hAnsi="Cambria"/>
                <w:color w:val="auto"/>
                <w:sz w:val="22"/>
                <w:szCs w:val="22"/>
              </w:rPr>
              <w:t>em upload, retornando ao passo 4 do fluxo pri</w:t>
            </w:r>
            <w:r w:rsidR="009834E3" w:rsidRPr="009A6C09">
              <w:rPr>
                <w:rFonts w:ascii="Cambria" w:hAnsi="Cambria"/>
                <w:color w:val="auto"/>
                <w:sz w:val="22"/>
                <w:szCs w:val="22"/>
              </w:rPr>
              <w:t>n</w:t>
            </w:r>
            <w:r w:rsidR="001F5CF1" w:rsidRPr="009A6C09">
              <w:rPr>
                <w:rFonts w:ascii="Cambria" w:hAnsi="Cambria"/>
                <w:color w:val="auto"/>
                <w:sz w:val="22"/>
                <w:szCs w:val="22"/>
              </w:rPr>
              <w:t>cipal.</w:t>
            </w:r>
          </w:p>
          <w:p w14:paraId="64F78B1A" w14:textId="77777777" w:rsidR="001648F9" w:rsidRPr="00CE5471" w:rsidRDefault="001648F9" w:rsidP="00CE5471">
            <w:pPr>
              <w:spacing w:line="100" w:lineRule="atLeast"/>
              <w:rPr>
                <w:rFonts w:ascii="Cambria" w:hAnsi="Cambria"/>
                <w:color w:val="auto"/>
                <w:sz w:val="22"/>
                <w:szCs w:val="22"/>
              </w:rPr>
            </w:pPr>
          </w:p>
        </w:tc>
      </w:tr>
      <w:tr w:rsidR="001648F9" w14:paraId="73AF3B0B" w14:textId="77777777" w:rsidTr="00CE5471">
        <w:trPr>
          <w:trHeight w:val="454"/>
        </w:trPr>
        <w:tc>
          <w:tcPr>
            <w:tcW w:w="2376" w:type="dxa"/>
            <w:shd w:val="clear" w:color="auto" w:fill="DEEAF6"/>
            <w:vAlign w:val="center"/>
          </w:tcPr>
          <w:p w14:paraId="2A655DFA" w14:textId="1020CDCD" w:rsidR="001648F9" w:rsidRPr="00CE5471" w:rsidRDefault="009834E3" w:rsidP="00CE5471">
            <w:pPr>
              <w:spacing w:line="100" w:lineRule="atLeast"/>
              <w:ind w:hanging="10"/>
              <w:rPr>
                <w:rFonts w:ascii="Cambria" w:hAnsi="Cambria"/>
                <w:b/>
                <w:color w:val="auto"/>
                <w:sz w:val="22"/>
                <w:szCs w:val="22"/>
              </w:rPr>
            </w:pPr>
            <w:r>
              <w:rPr>
                <w:rFonts w:ascii="Cambria" w:hAnsi="Cambria"/>
                <w:b/>
                <w:color w:val="auto"/>
                <w:sz w:val="22"/>
                <w:szCs w:val="22"/>
              </w:rPr>
              <w:lastRenderedPageBreak/>
              <w:t>Fluxo</w:t>
            </w:r>
            <w:r w:rsidR="00830317" w:rsidRPr="00CE5471">
              <w:rPr>
                <w:rFonts w:ascii="Cambria" w:hAnsi="Cambria"/>
                <w:b/>
                <w:color w:val="auto"/>
                <w:sz w:val="22"/>
                <w:szCs w:val="22"/>
              </w:rPr>
              <w:t xml:space="preserve"> de Exceção</w:t>
            </w:r>
          </w:p>
        </w:tc>
        <w:tc>
          <w:tcPr>
            <w:tcW w:w="7831" w:type="dxa"/>
            <w:shd w:val="clear" w:color="auto" w:fill="auto"/>
            <w:vAlign w:val="center"/>
          </w:tcPr>
          <w:p w14:paraId="201A2700" w14:textId="77777777" w:rsidR="009834E3" w:rsidRDefault="009834E3" w:rsidP="009834E3">
            <w:pPr>
              <w:pStyle w:val="PargrafodaLista"/>
              <w:spacing w:line="100" w:lineRule="atLeast"/>
              <w:ind w:left="360"/>
              <w:rPr>
                <w:rFonts w:ascii="Cambria" w:hAnsi="Cambria"/>
                <w:color w:val="auto"/>
                <w:sz w:val="22"/>
                <w:szCs w:val="22"/>
                <w:u w:val="single"/>
              </w:rPr>
            </w:pPr>
          </w:p>
          <w:p w14:paraId="2728E094" w14:textId="77777777" w:rsidR="009A6C09" w:rsidRDefault="009834E3" w:rsidP="009A6C09">
            <w:pPr>
              <w:pStyle w:val="PargrafodaLista"/>
              <w:numPr>
                <w:ilvl w:val="0"/>
                <w:numId w:val="44"/>
              </w:numPr>
              <w:spacing w:line="100" w:lineRule="atLeast"/>
              <w:rPr>
                <w:rFonts w:ascii="Cambria" w:hAnsi="Cambria"/>
                <w:color w:val="auto"/>
                <w:sz w:val="22"/>
                <w:szCs w:val="22"/>
              </w:rPr>
            </w:pPr>
            <w:r w:rsidRPr="009834E3">
              <w:rPr>
                <w:rFonts w:ascii="Cambria" w:hAnsi="Cambria"/>
                <w:color w:val="auto"/>
                <w:sz w:val="22"/>
                <w:szCs w:val="22"/>
              </w:rPr>
              <w:t xml:space="preserve">Este fluxo de exceção é iniciado se ocorreu alguma falha no upload do arquivo realizado no item 4 do fluxo principal; </w:t>
            </w:r>
          </w:p>
          <w:p w14:paraId="0DD3068E" w14:textId="0E31CA41" w:rsidR="001648F9" w:rsidRPr="009A6C09" w:rsidRDefault="001F5CF1" w:rsidP="009A6C09">
            <w:pPr>
              <w:pStyle w:val="PargrafodaLista"/>
              <w:numPr>
                <w:ilvl w:val="0"/>
                <w:numId w:val="44"/>
              </w:numPr>
              <w:spacing w:line="100" w:lineRule="atLeast"/>
              <w:rPr>
                <w:rFonts w:ascii="Cambria" w:hAnsi="Cambria"/>
                <w:color w:val="auto"/>
                <w:sz w:val="22"/>
                <w:szCs w:val="22"/>
              </w:rPr>
            </w:pPr>
            <w:r w:rsidRPr="009A6C09">
              <w:rPr>
                <w:rFonts w:ascii="Cambria" w:hAnsi="Cambria"/>
                <w:color w:val="auto"/>
                <w:sz w:val="22"/>
                <w:szCs w:val="22"/>
              </w:rPr>
              <w:t xml:space="preserve">O sistema informa que o arquivo não foi disponibilizado para processamento, informa o erro ocorrido no upload e retorna ao item 3 do fluxo principal;  </w:t>
            </w:r>
            <w:r w:rsidR="009F5716" w:rsidRPr="009A6C09">
              <w:rPr>
                <w:rFonts w:ascii="Cambria" w:hAnsi="Cambria"/>
                <w:color w:val="auto"/>
                <w:sz w:val="22"/>
                <w:szCs w:val="22"/>
              </w:rPr>
              <w:br/>
            </w:r>
          </w:p>
        </w:tc>
      </w:tr>
      <w:tr w:rsidR="00CE5471" w14:paraId="206E7952" w14:textId="77777777" w:rsidTr="00CE5471">
        <w:trPr>
          <w:trHeight w:val="454"/>
        </w:trPr>
        <w:tc>
          <w:tcPr>
            <w:tcW w:w="2376" w:type="dxa"/>
            <w:shd w:val="clear" w:color="auto" w:fill="DEEAF6"/>
            <w:vAlign w:val="center"/>
          </w:tcPr>
          <w:p w14:paraId="2478FD73" w14:textId="77777777" w:rsidR="001648F9" w:rsidRPr="00CE5471" w:rsidRDefault="00830317" w:rsidP="00CE5471">
            <w:pPr>
              <w:spacing w:line="100" w:lineRule="atLeast"/>
              <w:ind w:hanging="10"/>
              <w:rPr>
                <w:rFonts w:ascii="Cambria" w:hAnsi="Cambria"/>
                <w:b/>
                <w:color w:val="auto"/>
                <w:sz w:val="22"/>
                <w:szCs w:val="22"/>
              </w:rPr>
            </w:pPr>
            <w:r w:rsidRPr="00CE5471">
              <w:rPr>
                <w:rFonts w:ascii="Cambria" w:hAnsi="Cambria"/>
                <w:b/>
                <w:color w:val="auto"/>
                <w:sz w:val="22"/>
                <w:szCs w:val="22"/>
              </w:rPr>
              <w:t>Pós-condição</w:t>
            </w:r>
          </w:p>
        </w:tc>
        <w:tc>
          <w:tcPr>
            <w:tcW w:w="7831" w:type="dxa"/>
            <w:shd w:val="clear" w:color="auto" w:fill="DEEAF6"/>
            <w:vAlign w:val="center"/>
          </w:tcPr>
          <w:p w14:paraId="509FE058" w14:textId="3C33EAB0" w:rsidR="001648F9" w:rsidRPr="009834E3" w:rsidRDefault="009834E3" w:rsidP="00CE5471">
            <w:pPr>
              <w:spacing w:line="100" w:lineRule="atLeast"/>
              <w:rPr>
                <w:rFonts w:ascii="Cambria" w:hAnsi="Cambria"/>
                <w:color w:val="auto"/>
                <w:sz w:val="22"/>
                <w:szCs w:val="22"/>
              </w:rPr>
            </w:pPr>
            <w:r>
              <w:rPr>
                <w:rFonts w:ascii="Cambria" w:hAnsi="Cambria"/>
                <w:color w:val="auto"/>
                <w:sz w:val="22"/>
                <w:szCs w:val="22"/>
              </w:rPr>
              <w:br/>
              <w:t>Após a execução do Caso de Uso é esperado que os d</w:t>
            </w:r>
            <w:r w:rsidR="009F5716" w:rsidRPr="009F5716">
              <w:rPr>
                <w:rFonts w:ascii="Cambria" w:hAnsi="Cambria"/>
                <w:color w:val="auto"/>
                <w:sz w:val="22"/>
                <w:szCs w:val="22"/>
              </w:rPr>
              <w:t xml:space="preserve">ados exportados do SIE </w:t>
            </w:r>
            <w:r>
              <w:rPr>
                <w:rFonts w:ascii="Cambria" w:hAnsi="Cambria"/>
                <w:color w:val="auto"/>
                <w:sz w:val="22"/>
                <w:szCs w:val="22"/>
              </w:rPr>
              <w:t xml:space="preserve">sejam </w:t>
            </w:r>
            <w:r w:rsidR="009F5716" w:rsidRPr="009F5716">
              <w:rPr>
                <w:rFonts w:ascii="Cambria" w:hAnsi="Cambria"/>
                <w:color w:val="auto"/>
                <w:sz w:val="22"/>
                <w:szCs w:val="22"/>
              </w:rPr>
              <w:t>importados para o sistema.</w:t>
            </w:r>
            <w:r>
              <w:rPr>
                <w:rFonts w:ascii="Cambria" w:hAnsi="Cambria"/>
                <w:color w:val="auto"/>
                <w:sz w:val="22"/>
                <w:szCs w:val="22"/>
              </w:rPr>
              <w:br/>
            </w:r>
          </w:p>
        </w:tc>
      </w:tr>
    </w:tbl>
    <w:p w14:paraId="6C791F26" w14:textId="77777777" w:rsidR="00E316A1" w:rsidRDefault="00E316A1">
      <w:pPr>
        <w:jc w:val="both"/>
        <w:rPr>
          <w:rFonts w:ascii="Cambria" w:hAnsi="Cambria"/>
          <w:sz w:val="24"/>
          <w:szCs w:val="24"/>
        </w:rPr>
      </w:pPr>
    </w:p>
    <w:tbl>
      <w:tblPr>
        <w:tblW w:w="10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6"/>
        <w:gridCol w:w="7831"/>
      </w:tblGrid>
      <w:tr w:rsidR="00CE5471" w14:paraId="59249F7D" w14:textId="77777777" w:rsidTr="00CE5471">
        <w:trPr>
          <w:trHeight w:val="557"/>
        </w:trPr>
        <w:tc>
          <w:tcPr>
            <w:tcW w:w="2376" w:type="dxa"/>
            <w:shd w:val="clear" w:color="auto" w:fill="DEEAF6"/>
            <w:vAlign w:val="center"/>
          </w:tcPr>
          <w:p w14:paraId="7DACE724" w14:textId="77777777" w:rsidR="001648F9" w:rsidRPr="00CE5471" w:rsidRDefault="00830317" w:rsidP="00CE5471">
            <w:pPr>
              <w:spacing w:line="100" w:lineRule="atLeast"/>
              <w:rPr>
                <w:b/>
                <w:color w:val="auto"/>
              </w:rPr>
            </w:pPr>
            <w:r w:rsidRPr="00CE5471">
              <w:rPr>
                <w:rFonts w:ascii="Cambria" w:hAnsi="Cambria"/>
                <w:b/>
                <w:color w:val="auto"/>
                <w:sz w:val="22"/>
                <w:szCs w:val="22"/>
              </w:rPr>
              <w:t>Caso de Uso</w:t>
            </w:r>
          </w:p>
        </w:tc>
        <w:tc>
          <w:tcPr>
            <w:tcW w:w="7831" w:type="dxa"/>
            <w:shd w:val="clear" w:color="auto" w:fill="DEEAF6"/>
            <w:vAlign w:val="center"/>
          </w:tcPr>
          <w:p w14:paraId="6D2C5779" w14:textId="02471DDE" w:rsidR="001648F9" w:rsidRPr="00CE5471" w:rsidRDefault="009F5716" w:rsidP="009F5716">
            <w:pPr>
              <w:spacing w:line="100" w:lineRule="atLeast"/>
              <w:rPr>
                <w:sz w:val="24"/>
              </w:rPr>
            </w:pPr>
            <w:r>
              <w:rPr>
                <w:rFonts w:ascii="Cambria" w:hAnsi="Cambria"/>
                <w:b/>
                <w:color w:val="auto"/>
                <w:sz w:val="24"/>
                <w:szCs w:val="22"/>
              </w:rPr>
              <w:t>(CSU04</w:t>
            </w:r>
            <w:r w:rsidR="00586701" w:rsidRPr="00CE5471">
              <w:rPr>
                <w:rFonts w:ascii="Cambria" w:hAnsi="Cambria"/>
                <w:b/>
                <w:color w:val="auto"/>
                <w:sz w:val="24"/>
                <w:szCs w:val="22"/>
              </w:rPr>
              <w:t xml:space="preserve">) </w:t>
            </w:r>
            <w:r w:rsidR="00830317" w:rsidRPr="00CE5471">
              <w:rPr>
                <w:rFonts w:ascii="Cambria" w:hAnsi="Cambria"/>
                <w:b/>
                <w:color w:val="auto"/>
                <w:sz w:val="24"/>
                <w:szCs w:val="22"/>
              </w:rPr>
              <w:t>Gerar relatório</w:t>
            </w:r>
            <w:r>
              <w:rPr>
                <w:rFonts w:ascii="Cambria" w:hAnsi="Cambria"/>
                <w:b/>
                <w:color w:val="auto"/>
                <w:sz w:val="24"/>
                <w:szCs w:val="22"/>
              </w:rPr>
              <w:t>s</w:t>
            </w:r>
          </w:p>
        </w:tc>
      </w:tr>
      <w:tr w:rsidR="001648F9" w14:paraId="70B24F25" w14:textId="77777777" w:rsidTr="00CE5471">
        <w:trPr>
          <w:trHeight w:val="454"/>
        </w:trPr>
        <w:tc>
          <w:tcPr>
            <w:tcW w:w="2376" w:type="dxa"/>
            <w:shd w:val="clear" w:color="auto" w:fill="DEEAF6"/>
            <w:vAlign w:val="center"/>
          </w:tcPr>
          <w:p w14:paraId="6D0752DA" w14:textId="77777777" w:rsidR="001648F9" w:rsidRPr="00CE5471" w:rsidRDefault="00830317" w:rsidP="00CE5471">
            <w:pPr>
              <w:spacing w:line="100" w:lineRule="atLeast"/>
              <w:ind w:hanging="10"/>
              <w:rPr>
                <w:b/>
                <w:color w:val="auto"/>
              </w:rPr>
            </w:pPr>
            <w:r w:rsidRPr="00CE5471">
              <w:rPr>
                <w:rFonts w:ascii="Cambria" w:hAnsi="Cambria"/>
                <w:b/>
                <w:color w:val="auto"/>
                <w:sz w:val="22"/>
                <w:szCs w:val="22"/>
              </w:rPr>
              <w:t>Ator Principal</w:t>
            </w:r>
          </w:p>
        </w:tc>
        <w:tc>
          <w:tcPr>
            <w:tcW w:w="7831" w:type="dxa"/>
            <w:shd w:val="clear" w:color="auto" w:fill="auto"/>
            <w:vAlign w:val="center"/>
          </w:tcPr>
          <w:p w14:paraId="4D026A3C" w14:textId="77777777" w:rsidR="001648F9" w:rsidRDefault="00830317" w:rsidP="00CE5471">
            <w:pPr>
              <w:spacing w:line="100" w:lineRule="atLeast"/>
            </w:pPr>
            <w:r w:rsidRPr="00CE5471">
              <w:rPr>
                <w:rFonts w:ascii="Cambria" w:hAnsi="Cambria"/>
                <w:sz w:val="22"/>
                <w:szCs w:val="22"/>
              </w:rPr>
              <w:t>Membro da CADD</w:t>
            </w:r>
          </w:p>
        </w:tc>
      </w:tr>
      <w:tr w:rsidR="00CE5471" w14:paraId="17533724" w14:textId="77777777" w:rsidTr="00CE5471">
        <w:trPr>
          <w:trHeight w:val="454"/>
        </w:trPr>
        <w:tc>
          <w:tcPr>
            <w:tcW w:w="2376" w:type="dxa"/>
            <w:shd w:val="clear" w:color="auto" w:fill="DEEAF6"/>
            <w:vAlign w:val="center"/>
          </w:tcPr>
          <w:p w14:paraId="039325FF" w14:textId="77777777" w:rsidR="001648F9" w:rsidRPr="00CE5471" w:rsidRDefault="00830317" w:rsidP="00CE5471">
            <w:pPr>
              <w:spacing w:line="100" w:lineRule="atLeast"/>
              <w:ind w:hanging="10"/>
              <w:rPr>
                <w:b/>
                <w:color w:val="auto"/>
              </w:rPr>
            </w:pPr>
            <w:r w:rsidRPr="00CE5471">
              <w:rPr>
                <w:rFonts w:ascii="Cambria" w:hAnsi="Cambria"/>
                <w:b/>
                <w:color w:val="auto"/>
                <w:sz w:val="22"/>
                <w:szCs w:val="22"/>
              </w:rPr>
              <w:t>Pré-condição</w:t>
            </w:r>
          </w:p>
        </w:tc>
        <w:tc>
          <w:tcPr>
            <w:tcW w:w="7831" w:type="dxa"/>
            <w:shd w:val="clear" w:color="auto" w:fill="DEEAF6"/>
            <w:vAlign w:val="center"/>
          </w:tcPr>
          <w:p w14:paraId="0328FB04" w14:textId="77777777" w:rsidR="009A6C09" w:rsidRDefault="00830317" w:rsidP="009A6C09">
            <w:pPr>
              <w:pStyle w:val="PargrafodaLista"/>
              <w:numPr>
                <w:ilvl w:val="0"/>
                <w:numId w:val="45"/>
              </w:numPr>
              <w:spacing w:line="100" w:lineRule="atLeast"/>
              <w:rPr>
                <w:rFonts w:ascii="Cambria" w:hAnsi="Cambria"/>
                <w:sz w:val="22"/>
                <w:szCs w:val="22"/>
              </w:rPr>
            </w:pPr>
            <w:r w:rsidRPr="009834E3">
              <w:rPr>
                <w:rFonts w:ascii="Cambria" w:hAnsi="Cambria"/>
                <w:sz w:val="22"/>
                <w:szCs w:val="22"/>
              </w:rPr>
              <w:t xml:space="preserve">O membro da CADD </w:t>
            </w:r>
            <w:r w:rsidR="009834E3">
              <w:rPr>
                <w:rFonts w:ascii="Cambria" w:hAnsi="Cambria"/>
                <w:sz w:val="22"/>
                <w:szCs w:val="22"/>
              </w:rPr>
              <w:t>deve estar autenticado</w:t>
            </w:r>
            <w:r w:rsidRPr="009834E3">
              <w:rPr>
                <w:rFonts w:ascii="Cambria" w:hAnsi="Cambria"/>
                <w:sz w:val="22"/>
                <w:szCs w:val="22"/>
              </w:rPr>
              <w:t xml:space="preserve"> no sistema;</w:t>
            </w:r>
          </w:p>
          <w:p w14:paraId="3F255C50" w14:textId="51429A5E" w:rsidR="001648F9" w:rsidRPr="009A6C09" w:rsidRDefault="00586701" w:rsidP="009A6C09">
            <w:pPr>
              <w:pStyle w:val="PargrafodaLista"/>
              <w:numPr>
                <w:ilvl w:val="0"/>
                <w:numId w:val="45"/>
              </w:numPr>
              <w:spacing w:line="100" w:lineRule="atLeast"/>
              <w:rPr>
                <w:rFonts w:ascii="Cambria" w:hAnsi="Cambria"/>
                <w:sz w:val="22"/>
                <w:szCs w:val="22"/>
              </w:rPr>
            </w:pPr>
            <w:r w:rsidRPr="009A6C09">
              <w:rPr>
                <w:rFonts w:ascii="Cambria" w:hAnsi="Cambria"/>
                <w:sz w:val="22"/>
                <w:szCs w:val="22"/>
              </w:rPr>
              <w:t>O caso de uso CS0</w:t>
            </w:r>
            <w:r w:rsidR="009F5716" w:rsidRPr="009A6C09">
              <w:rPr>
                <w:rFonts w:ascii="Cambria" w:hAnsi="Cambria"/>
                <w:sz w:val="22"/>
                <w:szCs w:val="22"/>
              </w:rPr>
              <w:t>3</w:t>
            </w:r>
            <w:r w:rsidRPr="009A6C09">
              <w:rPr>
                <w:rFonts w:ascii="Cambria" w:hAnsi="Cambria"/>
                <w:sz w:val="22"/>
                <w:szCs w:val="22"/>
              </w:rPr>
              <w:t xml:space="preserve"> </w:t>
            </w:r>
            <w:r w:rsidR="009834E3" w:rsidRPr="009A6C09">
              <w:rPr>
                <w:rFonts w:ascii="Cambria" w:hAnsi="Cambria"/>
                <w:sz w:val="22"/>
                <w:szCs w:val="22"/>
              </w:rPr>
              <w:t xml:space="preserve">deve </w:t>
            </w:r>
            <w:r w:rsidRPr="009A6C09">
              <w:rPr>
                <w:rFonts w:ascii="Cambria" w:hAnsi="Cambria"/>
                <w:sz w:val="22"/>
                <w:szCs w:val="22"/>
              </w:rPr>
              <w:t>ter sido executado pelo menos uma vez com sucesso;</w:t>
            </w:r>
          </w:p>
        </w:tc>
      </w:tr>
      <w:tr w:rsidR="001648F9" w14:paraId="2430D185" w14:textId="77777777" w:rsidTr="00CE5471">
        <w:trPr>
          <w:trHeight w:val="454"/>
        </w:trPr>
        <w:tc>
          <w:tcPr>
            <w:tcW w:w="2376" w:type="dxa"/>
            <w:shd w:val="clear" w:color="auto" w:fill="DEEAF6"/>
            <w:vAlign w:val="center"/>
          </w:tcPr>
          <w:p w14:paraId="6E771DE4" w14:textId="77777777" w:rsidR="001648F9" w:rsidRPr="00CE5471" w:rsidRDefault="00830317" w:rsidP="00CE5471">
            <w:pPr>
              <w:spacing w:line="100" w:lineRule="atLeast"/>
              <w:ind w:hanging="10"/>
              <w:rPr>
                <w:b/>
                <w:color w:val="auto"/>
              </w:rPr>
            </w:pPr>
            <w:r w:rsidRPr="00CE5471">
              <w:rPr>
                <w:rFonts w:ascii="Cambria" w:hAnsi="Cambria"/>
                <w:b/>
                <w:color w:val="auto"/>
                <w:sz w:val="22"/>
                <w:szCs w:val="22"/>
              </w:rPr>
              <w:t>Fluxo Principal</w:t>
            </w:r>
          </w:p>
        </w:tc>
        <w:tc>
          <w:tcPr>
            <w:tcW w:w="7831" w:type="dxa"/>
            <w:shd w:val="clear" w:color="auto" w:fill="auto"/>
            <w:vAlign w:val="center"/>
          </w:tcPr>
          <w:p w14:paraId="569C5CE0" w14:textId="77777777" w:rsidR="009F5716" w:rsidRDefault="009F5716" w:rsidP="009F5716">
            <w:pPr>
              <w:pStyle w:val="PargrafodaLista"/>
              <w:spacing w:line="100" w:lineRule="atLeast"/>
              <w:ind w:left="360"/>
              <w:rPr>
                <w:rFonts w:ascii="Cambria" w:hAnsi="Cambria"/>
                <w:sz w:val="22"/>
                <w:szCs w:val="22"/>
              </w:rPr>
            </w:pPr>
          </w:p>
          <w:p w14:paraId="031DDC0D" w14:textId="55C07145" w:rsidR="009F5716" w:rsidRDefault="009F5716" w:rsidP="0017628D">
            <w:pPr>
              <w:pStyle w:val="PargrafodaLista"/>
              <w:numPr>
                <w:ilvl w:val="0"/>
                <w:numId w:val="4"/>
              </w:numPr>
              <w:spacing w:line="100" w:lineRule="atLeast"/>
              <w:rPr>
                <w:rFonts w:ascii="Cambria" w:hAnsi="Cambria"/>
                <w:color w:val="auto"/>
                <w:sz w:val="22"/>
                <w:szCs w:val="22"/>
              </w:rPr>
            </w:pPr>
            <w:r w:rsidRPr="00CE5471">
              <w:rPr>
                <w:rFonts w:ascii="Cambria" w:hAnsi="Cambria"/>
                <w:color w:val="auto"/>
                <w:sz w:val="22"/>
                <w:szCs w:val="22"/>
              </w:rPr>
              <w:t xml:space="preserve">O </w:t>
            </w:r>
            <w:r>
              <w:rPr>
                <w:rFonts w:ascii="Cambria" w:hAnsi="Cambria"/>
                <w:color w:val="auto"/>
                <w:sz w:val="22"/>
                <w:szCs w:val="22"/>
              </w:rPr>
              <w:t>membro da CADD</w:t>
            </w:r>
            <w:r w:rsidRPr="00CE5471">
              <w:rPr>
                <w:rFonts w:ascii="Cambria" w:hAnsi="Cambria"/>
                <w:color w:val="auto"/>
                <w:sz w:val="22"/>
                <w:szCs w:val="22"/>
              </w:rPr>
              <w:t xml:space="preserve"> ini</w:t>
            </w:r>
            <w:r>
              <w:rPr>
                <w:rFonts w:ascii="Cambria" w:hAnsi="Cambria"/>
                <w:color w:val="auto"/>
                <w:sz w:val="22"/>
                <w:szCs w:val="22"/>
              </w:rPr>
              <w:t>cia o caso de uso ao selecionar a opção de “Relatórios</w:t>
            </w:r>
            <w:r w:rsidRPr="00CE5471">
              <w:rPr>
                <w:rFonts w:ascii="Cambria" w:hAnsi="Cambria"/>
                <w:color w:val="auto"/>
                <w:sz w:val="22"/>
                <w:szCs w:val="22"/>
              </w:rPr>
              <w:t>”</w:t>
            </w:r>
            <w:r>
              <w:rPr>
                <w:rFonts w:ascii="Cambria" w:hAnsi="Cambria"/>
                <w:color w:val="auto"/>
                <w:sz w:val="22"/>
                <w:szCs w:val="22"/>
              </w:rPr>
              <w:t>, em sua tela inicial</w:t>
            </w:r>
            <w:r w:rsidRPr="00CE5471">
              <w:rPr>
                <w:rFonts w:ascii="Cambria" w:hAnsi="Cambria"/>
                <w:color w:val="auto"/>
                <w:sz w:val="22"/>
                <w:szCs w:val="22"/>
              </w:rPr>
              <w:t>;</w:t>
            </w:r>
          </w:p>
          <w:p w14:paraId="49A9D247" w14:textId="61A57A44" w:rsidR="003D403D" w:rsidRPr="00CE5471" w:rsidRDefault="00586701" w:rsidP="0017628D">
            <w:pPr>
              <w:pStyle w:val="PargrafodaLista"/>
              <w:numPr>
                <w:ilvl w:val="0"/>
                <w:numId w:val="4"/>
              </w:numPr>
              <w:spacing w:line="100" w:lineRule="atLeast"/>
              <w:rPr>
                <w:rFonts w:ascii="Cambria" w:hAnsi="Cambria"/>
                <w:sz w:val="22"/>
                <w:szCs w:val="22"/>
              </w:rPr>
            </w:pPr>
            <w:r w:rsidRPr="00CE5471">
              <w:rPr>
                <w:rFonts w:ascii="Cambria" w:hAnsi="Cambria"/>
                <w:sz w:val="22"/>
                <w:szCs w:val="22"/>
              </w:rPr>
              <w:t>O sistema a</w:t>
            </w:r>
            <w:r w:rsidR="009F5716">
              <w:rPr>
                <w:rFonts w:ascii="Cambria" w:hAnsi="Cambria"/>
                <w:sz w:val="22"/>
                <w:szCs w:val="22"/>
              </w:rPr>
              <w:t xml:space="preserve">bre uma janela com a tabela de dados que deverão estar presentes no relatório no centro e os filtros </w:t>
            </w:r>
            <w:r w:rsidR="00F066BE">
              <w:rPr>
                <w:rFonts w:ascii="Cambria" w:hAnsi="Cambria"/>
                <w:sz w:val="22"/>
                <w:szCs w:val="22"/>
              </w:rPr>
              <w:t xml:space="preserve">que podem ser realizados para geração do formulário no canto direito. </w:t>
            </w:r>
            <w:r w:rsidR="001A5172">
              <w:rPr>
                <w:rFonts w:ascii="Cambria" w:hAnsi="Cambria"/>
                <w:sz w:val="22"/>
                <w:szCs w:val="22"/>
              </w:rPr>
              <w:t>O</w:t>
            </w:r>
            <w:r w:rsidR="00F066BE">
              <w:rPr>
                <w:rFonts w:ascii="Cambria" w:hAnsi="Cambria"/>
                <w:sz w:val="22"/>
                <w:szCs w:val="22"/>
              </w:rPr>
              <w:t xml:space="preserve"> relat</w:t>
            </w:r>
            <w:r w:rsidR="001A5172">
              <w:rPr>
                <w:rFonts w:ascii="Cambria" w:hAnsi="Cambria"/>
                <w:sz w:val="22"/>
                <w:szCs w:val="22"/>
              </w:rPr>
              <w:t xml:space="preserve">ório desejado deve ser </w:t>
            </w:r>
            <w:r w:rsidR="00A13293">
              <w:rPr>
                <w:rFonts w:ascii="Cambria" w:hAnsi="Cambria"/>
                <w:sz w:val="22"/>
                <w:szCs w:val="22"/>
              </w:rPr>
              <w:t xml:space="preserve">selecionado </w:t>
            </w:r>
            <w:r w:rsidR="001A5172">
              <w:rPr>
                <w:rFonts w:ascii="Cambria" w:hAnsi="Cambria"/>
                <w:sz w:val="22"/>
                <w:szCs w:val="22"/>
              </w:rPr>
              <w:t>através de uma das abas disponíveis na tabela de dados;</w:t>
            </w:r>
          </w:p>
          <w:p w14:paraId="12F4C95C" w14:textId="4DDAEDE6" w:rsidR="003D403D" w:rsidRPr="00CE5471" w:rsidRDefault="003D403D" w:rsidP="0017628D">
            <w:pPr>
              <w:pStyle w:val="PargrafodaLista"/>
              <w:numPr>
                <w:ilvl w:val="0"/>
                <w:numId w:val="4"/>
              </w:numPr>
              <w:spacing w:line="100" w:lineRule="atLeast"/>
              <w:rPr>
                <w:rFonts w:ascii="Cambria" w:hAnsi="Cambria"/>
                <w:sz w:val="22"/>
                <w:szCs w:val="22"/>
              </w:rPr>
            </w:pPr>
            <w:r w:rsidRPr="00CE5471">
              <w:rPr>
                <w:rFonts w:ascii="Cambria" w:hAnsi="Cambria"/>
                <w:sz w:val="22"/>
                <w:szCs w:val="22"/>
              </w:rPr>
              <w:t xml:space="preserve">O membro da CADD </w:t>
            </w:r>
            <w:r w:rsidR="001A5172">
              <w:rPr>
                <w:rFonts w:ascii="Cambria" w:hAnsi="Cambria"/>
                <w:sz w:val="22"/>
                <w:szCs w:val="22"/>
              </w:rPr>
              <w:t xml:space="preserve">seleciona a aba referente ao relatório desejado, aplica os filtros e as ordenações desejadas na tabela de dados do relatório e clica </w:t>
            </w:r>
            <w:r w:rsidR="009834E3">
              <w:rPr>
                <w:rFonts w:ascii="Cambria" w:hAnsi="Cambria"/>
                <w:sz w:val="22"/>
                <w:szCs w:val="22"/>
              </w:rPr>
              <w:t>no botão “G</w:t>
            </w:r>
            <w:r w:rsidR="001A5172">
              <w:rPr>
                <w:rFonts w:ascii="Cambria" w:hAnsi="Cambria"/>
                <w:sz w:val="22"/>
                <w:szCs w:val="22"/>
              </w:rPr>
              <w:t>erar rel</w:t>
            </w:r>
            <w:r w:rsidR="009834E3">
              <w:rPr>
                <w:rFonts w:ascii="Cambria" w:hAnsi="Cambria"/>
                <w:sz w:val="22"/>
                <w:szCs w:val="22"/>
              </w:rPr>
              <w:t>a</w:t>
            </w:r>
            <w:r w:rsidR="001A5172">
              <w:rPr>
                <w:rFonts w:ascii="Cambria" w:hAnsi="Cambria"/>
                <w:sz w:val="22"/>
                <w:szCs w:val="22"/>
              </w:rPr>
              <w:t>tório</w:t>
            </w:r>
            <w:r w:rsidR="009834E3">
              <w:rPr>
                <w:rFonts w:ascii="Cambria" w:hAnsi="Cambria"/>
                <w:sz w:val="22"/>
                <w:szCs w:val="22"/>
              </w:rPr>
              <w:t>”</w:t>
            </w:r>
            <w:r w:rsidRPr="00CE5471">
              <w:rPr>
                <w:rFonts w:ascii="Cambria" w:hAnsi="Cambria"/>
                <w:sz w:val="22"/>
                <w:szCs w:val="22"/>
              </w:rPr>
              <w:t>;</w:t>
            </w:r>
          </w:p>
          <w:p w14:paraId="53DD808C" w14:textId="77777777" w:rsidR="00586701" w:rsidRPr="00CE5471" w:rsidRDefault="003D403D" w:rsidP="0017628D">
            <w:pPr>
              <w:pStyle w:val="PargrafodaLista"/>
              <w:numPr>
                <w:ilvl w:val="0"/>
                <w:numId w:val="4"/>
              </w:numPr>
              <w:spacing w:line="100" w:lineRule="atLeast"/>
              <w:rPr>
                <w:rFonts w:ascii="Cambria" w:hAnsi="Cambria"/>
                <w:sz w:val="22"/>
                <w:szCs w:val="22"/>
              </w:rPr>
            </w:pPr>
            <w:r w:rsidRPr="00CE5471">
              <w:rPr>
                <w:rFonts w:ascii="Cambria" w:hAnsi="Cambria"/>
                <w:sz w:val="22"/>
                <w:szCs w:val="22"/>
              </w:rPr>
              <w:t>O sistema gera o relatório personalizado;</w:t>
            </w:r>
            <w:r w:rsidR="00586701" w:rsidRPr="00CE5471">
              <w:rPr>
                <w:rFonts w:ascii="Cambria" w:hAnsi="Cambria"/>
                <w:sz w:val="22"/>
                <w:szCs w:val="22"/>
              </w:rPr>
              <w:t xml:space="preserve"> </w:t>
            </w:r>
          </w:p>
          <w:p w14:paraId="7399688D" w14:textId="3AD7A9CE" w:rsidR="001648F9" w:rsidRPr="00CE5471" w:rsidRDefault="003D403D" w:rsidP="0017628D">
            <w:pPr>
              <w:pStyle w:val="PargrafodaLista"/>
              <w:numPr>
                <w:ilvl w:val="0"/>
                <w:numId w:val="4"/>
              </w:numPr>
              <w:spacing w:line="100" w:lineRule="atLeast"/>
              <w:rPr>
                <w:rFonts w:ascii="Cambria" w:hAnsi="Cambria"/>
                <w:sz w:val="22"/>
                <w:szCs w:val="22"/>
              </w:rPr>
            </w:pPr>
            <w:r w:rsidRPr="00CE5471">
              <w:rPr>
                <w:rFonts w:ascii="Cambria" w:hAnsi="Cambria"/>
                <w:sz w:val="22"/>
                <w:szCs w:val="22"/>
              </w:rPr>
              <w:t>O sistema disponibiliza o</w:t>
            </w:r>
            <w:r w:rsidR="001A5172">
              <w:rPr>
                <w:rFonts w:ascii="Cambria" w:hAnsi="Cambria"/>
                <w:sz w:val="22"/>
                <w:szCs w:val="22"/>
              </w:rPr>
              <w:t>s</w:t>
            </w:r>
            <w:r w:rsidRPr="00CE5471">
              <w:rPr>
                <w:rFonts w:ascii="Cambria" w:hAnsi="Cambria"/>
                <w:sz w:val="22"/>
                <w:szCs w:val="22"/>
              </w:rPr>
              <w:t xml:space="preserve"> </w:t>
            </w:r>
            <w:r w:rsidR="001A5172">
              <w:rPr>
                <w:rFonts w:ascii="Cambria" w:hAnsi="Cambria"/>
                <w:sz w:val="22"/>
                <w:szCs w:val="22"/>
              </w:rPr>
              <w:t xml:space="preserve">dados do relatório para </w:t>
            </w:r>
            <w:r w:rsidRPr="00CE5471">
              <w:rPr>
                <w:rFonts w:ascii="Cambria" w:hAnsi="Cambria"/>
                <w:sz w:val="22"/>
                <w:szCs w:val="22"/>
              </w:rPr>
              <w:t xml:space="preserve">visualização, download e impressão </w:t>
            </w:r>
            <w:r w:rsidR="001A5172">
              <w:rPr>
                <w:rFonts w:ascii="Cambria" w:hAnsi="Cambria"/>
                <w:sz w:val="22"/>
                <w:szCs w:val="22"/>
              </w:rPr>
              <w:t xml:space="preserve">e </w:t>
            </w:r>
            <w:r w:rsidR="009834E3">
              <w:rPr>
                <w:rFonts w:ascii="Cambria" w:hAnsi="Cambria"/>
                <w:sz w:val="22"/>
                <w:szCs w:val="22"/>
              </w:rPr>
              <w:t>encerra o caso de uso principal</w:t>
            </w:r>
            <w:r w:rsidRPr="00CE5471">
              <w:rPr>
                <w:rFonts w:ascii="Cambria" w:hAnsi="Cambria"/>
                <w:sz w:val="22"/>
                <w:szCs w:val="22"/>
              </w:rPr>
              <w:t>.</w:t>
            </w:r>
          </w:p>
          <w:p w14:paraId="5F4CE66D" w14:textId="77777777" w:rsidR="003D403D" w:rsidRDefault="003D403D" w:rsidP="00CE5471">
            <w:pPr>
              <w:pStyle w:val="PargrafodaLista"/>
              <w:spacing w:line="100" w:lineRule="atLeast"/>
              <w:ind w:left="360"/>
            </w:pPr>
          </w:p>
        </w:tc>
      </w:tr>
      <w:tr w:rsidR="0033588D" w14:paraId="3FF2BBB4" w14:textId="77777777" w:rsidTr="00CE5471">
        <w:trPr>
          <w:trHeight w:val="454"/>
        </w:trPr>
        <w:tc>
          <w:tcPr>
            <w:tcW w:w="2376" w:type="dxa"/>
            <w:shd w:val="clear" w:color="auto" w:fill="DEEAF6"/>
            <w:vAlign w:val="center"/>
          </w:tcPr>
          <w:p w14:paraId="5805DC94" w14:textId="4668FAA1" w:rsidR="0033588D" w:rsidRPr="00CE5471" w:rsidRDefault="0033588D" w:rsidP="00586701">
            <w:pPr>
              <w:rPr>
                <w:rFonts w:ascii="Cambria" w:hAnsi="Cambria"/>
                <w:b/>
                <w:color w:val="auto"/>
                <w:sz w:val="22"/>
                <w:szCs w:val="22"/>
              </w:rPr>
            </w:pPr>
            <w:r>
              <w:rPr>
                <w:rFonts w:ascii="Cambria" w:hAnsi="Cambria"/>
                <w:b/>
                <w:color w:val="auto"/>
                <w:sz w:val="22"/>
                <w:szCs w:val="22"/>
              </w:rPr>
              <w:t>Fluxo Alternativo 01</w:t>
            </w:r>
          </w:p>
        </w:tc>
        <w:tc>
          <w:tcPr>
            <w:tcW w:w="7831" w:type="dxa"/>
            <w:shd w:val="clear" w:color="auto" w:fill="DEEAF6"/>
            <w:vAlign w:val="center"/>
          </w:tcPr>
          <w:p w14:paraId="0D9C9636" w14:textId="21945844" w:rsidR="0033588D" w:rsidRDefault="0033588D" w:rsidP="0033588D">
            <w:pPr>
              <w:spacing w:line="100" w:lineRule="atLeast"/>
              <w:rPr>
                <w:rFonts w:ascii="Cambria" w:hAnsi="Cambria"/>
                <w:color w:val="auto"/>
                <w:sz w:val="22"/>
                <w:szCs w:val="22"/>
                <w:u w:val="single"/>
              </w:rPr>
            </w:pPr>
          </w:p>
          <w:p w14:paraId="625E4684" w14:textId="549DC825" w:rsidR="0033588D" w:rsidRPr="0033588D" w:rsidRDefault="0033588D" w:rsidP="003533CE">
            <w:pPr>
              <w:pStyle w:val="PargrafodaLista"/>
              <w:numPr>
                <w:ilvl w:val="0"/>
                <w:numId w:val="46"/>
              </w:numPr>
              <w:spacing w:line="100" w:lineRule="atLeast"/>
              <w:rPr>
                <w:rFonts w:ascii="Cambria" w:hAnsi="Cambria"/>
                <w:color w:val="auto"/>
                <w:sz w:val="22"/>
                <w:szCs w:val="22"/>
                <w:u w:val="single"/>
              </w:rPr>
            </w:pPr>
            <w:r w:rsidRPr="0033588D">
              <w:rPr>
                <w:rFonts w:ascii="Cambria" w:hAnsi="Cambria"/>
                <w:color w:val="auto"/>
                <w:sz w:val="22"/>
                <w:szCs w:val="22"/>
              </w:rPr>
              <w:t xml:space="preserve">Este fluxo alternativo se inicia após o passo </w:t>
            </w:r>
            <w:r>
              <w:rPr>
                <w:rFonts w:ascii="Cambria" w:hAnsi="Cambria"/>
                <w:color w:val="auto"/>
                <w:sz w:val="22"/>
                <w:szCs w:val="22"/>
              </w:rPr>
              <w:t>5</w:t>
            </w:r>
            <w:r w:rsidRPr="0033588D">
              <w:rPr>
                <w:rFonts w:ascii="Cambria" w:hAnsi="Cambria"/>
                <w:color w:val="auto"/>
                <w:sz w:val="22"/>
                <w:szCs w:val="22"/>
              </w:rPr>
              <w:t xml:space="preserve"> do fluxo principal se </w:t>
            </w:r>
            <w:r>
              <w:rPr>
                <w:rFonts w:ascii="Cambria" w:hAnsi="Cambria"/>
                <w:color w:val="auto"/>
                <w:sz w:val="22"/>
                <w:szCs w:val="22"/>
              </w:rPr>
              <w:t>o</w:t>
            </w:r>
            <w:r w:rsidRPr="0033588D">
              <w:rPr>
                <w:rFonts w:ascii="Cambria" w:hAnsi="Cambria"/>
                <w:color w:val="auto"/>
                <w:sz w:val="22"/>
                <w:szCs w:val="22"/>
              </w:rPr>
              <w:t>s dados apresentados ainda não satisfazem os critérios necessários ao relatório desejado e o membro da CADD deseja aplicar outros filtros ou ordenações;</w:t>
            </w:r>
          </w:p>
          <w:p w14:paraId="73CA62AB" w14:textId="1F4C8C09" w:rsidR="0033588D" w:rsidRPr="0033588D" w:rsidRDefault="0033588D" w:rsidP="003533CE">
            <w:pPr>
              <w:pStyle w:val="PargrafodaLista"/>
              <w:numPr>
                <w:ilvl w:val="0"/>
                <w:numId w:val="46"/>
              </w:numPr>
              <w:spacing w:line="100" w:lineRule="atLeast"/>
              <w:rPr>
                <w:rFonts w:ascii="Cambria" w:hAnsi="Cambria"/>
                <w:color w:val="auto"/>
                <w:sz w:val="22"/>
                <w:szCs w:val="22"/>
                <w:u w:val="single"/>
              </w:rPr>
            </w:pPr>
            <w:r w:rsidRPr="0033588D">
              <w:rPr>
                <w:rFonts w:ascii="Cambria" w:hAnsi="Cambria"/>
                <w:color w:val="auto"/>
                <w:sz w:val="22"/>
                <w:szCs w:val="22"/>
              </w:rPr>
              <w:t>O membro da CADD visualiza os dados disponibilizados, aplica novos filtros e/ou ordenações e clica no de gerar o relatório, retornando ao passo 4 do fluxo principal.</w:t>
            </w:r>
          </w:p>
          <w:p w14:paraId="73EC0117" w14:textId="77777777" w:rsidR="0033588D" w:rsidRDefault="0033588D" w:rsidP="00363315">
            <w:pPr>
              <w:spacing w:line="100" w:lineRule="atLeast"/>
              <w:rPr>
                <w:rFonts w:ascii="Cambria" w:hAnsi="Cambria"/>
                <w:color w:val="auto"/>
                <w:sz w:val="22"/>
                <w:szCs w:val="22"/>
                <w:u w:val="single"/>
              </w:rPr>
            </w:pPr>
          </w:p>
        </w:tc>
      </w:tr>
      <w:tr w:rsidR="0033588D" w14:paraId="4C22ED3F" w14:textId="77777777" w:rsidTr="006172DB">
        <w:trPr>
          <w:trHeight w:val="454"/>
        </w:trPr>
        <w:tc>
          <w:tcPr>
            <w:tcW w:w="2376" w:type="dxa"/>
            <w:shd w:val="clear" w:color="auto" w:fill="DEEAF6"/>
            <w:vAlign w:val="center"/>
          </w:tcPr>
          <w:p w14:paraId="3F32B0B7" w14:textId="58CE32B4" w:rsidR="0033588D" w:rsidRPr="00CE5471" w:rsidRDefault="0033588D" w:rsidP="0033588D">
            <w:pPr>
              <w:rPr>
                <w:rFonts w:ascii="Cambria" w:hAnsi="Cambria"/>
                <w:b/>
                <w:color w:val="auto"/>
                <w:sz w:val="22"/>
                <w:szCs w:val="22"/>
              </w:rPr>
            </w:pPr>
            <w:r>
              <w:rPr>
                <w:rFonts w:ascii="Cambria" w:hAnsi="Cambria"/>
                <w:b/>
                <w:color w:val="auto"/>
                <w:sz w:val="22"/>
                <w:szCs w:val="22"/>
              </w:rPr>
              <w:t>Fluxo Alternativo 02</w:t>
            </w:r>
          </w:p>
        </w:tc>
        <w:tc>
          <w:tcPr>
            <w:tcW w:w="7831" w:type="dxa"/>
            <w:shd w:val="clear" w:color="auto" w:fill="FFFFFF" w:themeFill="background1"/>
            <w:vAlign w:val="center"/>
          </w:tcPr>
          <w:p w14:paraId="3C095BE4" w14:textId="77777777" w:rsidR="0033588D" w:rsidRDefault="0033588D" w:rsidP="0033588D">
            <w:pPr>
              <w:spacing w:line="100" w:lineRule="atLeast"/>
              <w:rPr>
                <w:rFonts w:ascii="Cambria" w:hAnsi="Cambria"/>
                <w:color w:val="auto"/>
                <w:sz w:val="22"/>
                <w:szCs w:val="22"/>
                <w:u w:val="single"/>
              </w:rPr>
            </w:pPr>
          </w:p>
          <w:p w14:paraId="1D4845CF" w14:textId="77777777" w:rsidR="006172DB" w:rsidRDefault="0033588D" w:rsidP="003533CE">
            <w:pPr>
              <w:pStyle w:val="PargrafodaLista"/>
              <w:numPr>
                <w:ilvl w:val="0"/>
                <w:numId w:val="47"/>
              </w:numPr>
              <w:spacing w:line="100" w:lineRule="atLeast"/>
              <w:rPr>
                <w:rFonts w:ascii="Cambria" w:hAnsi="Cambria"/>
                <w:color w:val="auto"/>
                <w:sz w:val="22"/>
                <w:szCs w:val="22"/>
              </w:rPr>
            </w:pPr>
            <w:r w:rsidRPr="006172DB">
              <w:rPr>
                <w:rFonts w:ascii="Cambria" w:hAnsi="Cambria"/>
                <w:color w:val="auto"/>
                <w:sz w:val="22"/>
                <w:szCs w:val="22"/>
              </w:rPr>
              <w:t xml:space="preserve">Este fluxo alternativo se inicia após o passo 5 do fluxo principal </w:t>
            </w:r>
            <w:r w:rsidR="006172DB">
              <w:rPr>
                <w:rFonts w:ascii="Cambria" w:hAnsi="Cambria"/>
                <w:color w:val="auto"/>
                <w:sz w:val="22"/>
                <w:szCs w:val="22"/>
              </w:rPr>
              <w:t>se o</w:t>
            </w:r>
            <w:r w:rsidR="006172DB" w:rsidRPr="006172DB">
              <w:rPr>
                <w:rFonts w:ascii="Cambria" w:hAnsi="Cambria"/>
                <w:color w:val="auto"/>
                <w:sz w:val="22"/>
                <w:szCs w:val="22"/>
              </w:rPr>
              <w:t xml:space="preserve"> membro da CADD deseja imprimir o relatório com os dados apresentados</w:t>
            </w:r>
            <w:r w:rsidR="006172DB">
              <w:rPr>
                <w:rFonts w:ascii="Cambria" w:hAnsi="Cambria"/>
                <w:color w:val="auto"/>
                <w:sz w:val="22"/>
                <w:szCs w:val="22"/>
              </w:rPr>
              <w:t>;</w:t>
            </w:r>
          </w:p>
          <w:p w14:paraId="374712A8" w14:textId="77777777" w:rsidR="006172DB" w:rsidRDefault="006172DB" w:rsidP="003533CE">
            <w:pPr>
              <w:pStyle w:val="PargrafodaLista"/>
              <w:numPr>
                <w:ilvl w:val="0"/>
                <w:numId w:val="47"/>
              </w:numPr>
              <w:spacing w:line="100" w:lineRule="atLeast"/>
              <w:rPr>
                <w:rFonts w:ascii="Cambria" w:hAnsi="Cambria"/>
                <w:color w:val="auto"/>
                <w:sz w:val="22"/>
                <w:szCs w:val="22"/>
              </w:rPr>
            </w:pPr>
            <w:r w:rsidRPr="006172DB">
              <w:rPr>
                <w:rFonts w:ascii="Cambria" w:hAnsi="Cambria"/>
                <w:color w:val="auto"/>
                <w:sz w:val="22"/>
                <w:szCs w:val="22"/>
              </w:rPr>
              <w:t>O membro da CADD visualiza os dados disponibilizados e clica no botão imprimir;</w:t>
            </w:r>
          </w:p>
          <w:p w14:paraId="1661527F" w14:textId="0B054EFE" w:rsidR="006172DB" w:rsidRPr="006172DB" w:rsidRDefault="006172DB" w:rsidP="003533CE">
            <w:pPr>
              <w:pStyle w:val="PargrafodaLista"/>
              <w:numPr>
                <w:ilvl w:val="0"/>
                <w:numId w:val="47"/>
              </w:numPr>
              <w:spacing w:line="100" w:lineRule="atLeast"/>
              <w:rPr>
                <w:rFonts w:ascii="Cambria" w:hAnsi="Cambria"/>
                <w:color w:val="auto"/>
                <w:sz w:val="22"/>
                <w:szCs w:val="22"/>
              </w:rPr>
            </w:pPr>
            <w:r>
              <w:rPr>
                <w:rFonts w:ascii="Cambria" w:hAnsi="Cambria"/>
                <w:color w:val="auto"/>
                <w:sz w:val="22"/>
                <w:szCs w:val="22"/>
              </w:rPr>
              <w:t>O</w:t>
            </w:r>
            <w:r w:rsidRPr="006172DB">
              <w:rPr>
                <w:rFonts w:ascii="Cambria" w:hAnsi="Cambria"/>
                <w:color w:val="auto"/>
                <w:sz w:val="22"/>
                <w:szCs w:val="22"/>
              </w:rPr>
              <w:t xml:space="preserve"> sistema então gera o cabeçalho do relatório cria o arquivo com o cabeçalho e os dados e o encaminha ao controle da impressão do sistema operacional, encerrando o </w:t>
            </w:r>
            <w:r>
              <w:rPr>
                <w:rFonts w:ascii="Cambria" w:hAnsi="Cambria"/>
                <w:color w:val="auto"/>
                <w:sz w:val="22"/>
                <w:szCs w:val="22"/>
              </w:rPr>
              <w:t>fluxo alternativo</w:t>
            </w:r>
            <w:r w:rsidRPr="006172DB">
              <w:rPr>
                <w:rFonts w:ascii="Cambria" w:hAnsi="Cambria"/>
                <w:color w:val="auto"/>
                <w:sz w:val="22"/>
                <w:szCs w:val="22"/>
              </w:rPr>
              <w:t>.</w:t>
            </w:r>
          </w:p>
          <w:p w14:paraId="16B22ADC" w14:textId="2C1C4B9E" w:rsidR="0033588D" w:rsidRDefault="0033588D" w:rsidP="0033588D">
            <w:pPr>
              <w:spacing w:line="100" w:lineRule="atLeast"/>
              <w:rPr>
                <w:rFonts w:ascii="Cambria" w:hAnsi="Cambria"/>
                <w:color w:val="auto"/>
                <w:sz w:val="22"/>
                <w:szCs w:val="22"/>
                <w:u w:val="single"/>
              </w:rPr>
            </w:pPr>
          </w:p>
        </w:tc>
      </w:tr>
      <w:tr w:rsidR="006172DB" w14:paraId="1348F1C5" w14:textId="77777777" w:rsidTr="00CE5471">
        <w:trPr>
          <w:trHeight w:val="454"/>
        </w:trPr>
        <w:tc>
          <w:tcPr>
            <w:tcW w:w="2376" w:type="dxa"/>
            <w:shd w:val="clear" w:color="auto" w:fill="DEEAF6"/>
            <w:vAlign w:val="center"/>
          </w:tcPr>
          <w:p w14:paraId="4990D6AD" w14:textId="28DDC2B1" w:rsidR="006172DB" w:rsidRDefault="006172DB" w:rsidP="006172DB">
            <w:pPr>
              <w:rPr>
                <w:rFonts w:ascii="Cambria" w:hAnsi="Cambria"/>
                <w:b/>
                <w:color w:val="auto"/>
                <w:sz w:val="22"/>
                <w:szCs w:val="22"/>
              </w:rPr>
            </w:pPr>
            <w:r>
              <w:rPr>
                <w:rFonts w:ascii="Cambria" w:hAnsi="Cambria"/>
                <w:b/>
                <w:color w:val="auto"/>
                <w:sz w:val="22"/>
                <w:szCs w:val="22"/>
              </w:rPr>
              <w:t>Fluxo Alternativo 03</w:t>
            </w:r>
          </w:p>
        </w:tc>
        <w:tc>
          <w:tcPr>
            <w:tcW w:w="7831" w:type="dxa"/>
            <w:shd w:val="clear" w:color="auto" w:fill="DEEAF6"/>
            <w:vAlign w:val="center"/>
          </w:tcPr>
          <w:p w14:paraId="3644F630" w14:textId="77777777" w:rsidR="006172DB" w:rsidRDefault="006172DB" w:rsidP="006172DB">
            <w:pPr>
              <w:spacing w:line="100" w:lineRule="atLeast"/>
              <w:rPr>
                <w:rFonts w:ascii="Cambria" w:hAnsi="Cambria"/>
                <w:color w:val="auto"/>
                <w:sz w:val="22"/>
                <w:szCs w:val="22"/>
                <w:u w:val="single"/>
              </w:rPr>
            </w:pPr>
          </w:p>
          <w:p w14:paraId="0EA560D0" w14:textId="6C4631FA" w:rsidR="006172DB" w:rsidRDefault="006172DB" w:rsidP="003533CE">
            <w:pPr>
              <w:pStyle w:val="PargrafodaLista"/>
              <w:numPr>
                <w:ilvl w:val="0"/>
                <w:numId w:val="48"/>
              </w:numPr>
              <w:spacing w:line="100" w:lineRule="atLeast"/>
              <w:rPr>
                <w:rFonts w:ascii="Cambria" w:hAnsi="Cambria"/>
                <w:color w:val="auto"/>
                <w:sz w:val="22"/>
                <w:szCs w:val="22"/>
              </w:rPr>
            </w:pPr>
            <w:r w:rsidRPr="006172DB">
              <w:rPr>
                <w:rFonts w:ascii="Cambria" w:hAnsi="Cambria"/>
                <w:color w:val="auto"/>
                <w:sz w:val="22"/>
                <w:szCs w:val="22"/>
              </w:rPr>
              <w:t xml:space="preserve">Este fluxo alternativo se inicia após o passo 5 do fluxo principal </w:t>
            </w:r>
            <w:r>
              <w:rPr>
                <w:rFonts w:ascii="Cambria" w:hAnsi="Cambria"/>
                <w:color w:val="auto"/>
                <w:sz w:val="22"/>
                <w:szCs w:val="22"/>
              </w:rPr>
              <w:t>se o</w:t>
            </w:r>
            <w:r w:rsidRPr="006172DB">
              <w:rPr>
                <w:rFonts w:ascii="Cambria" w:hAnsi="Cambria"/>
                <w:color w:val="auto"/>
                <w:sz w:val="22"/>
                <w:szCs w:val="22"/>
              </w:rPr>
              <w:t xml:space="preserve"> membro da CADD deseja </w:t>
            </w:r>
            <w:r>
              <w:rPr>
                <w:rFonts w:ascii="Cambria" w:hAnsi="Cambria"/>
                <w:color w:val="auto"/>
                <w:sz w:val="22"/>
                <w:szCs w:val="22"/>
              </w:rPr>
              <w:t>realizar o download do</w:t>
            </w:r>
            <w:r w:rsidRPr="006172DB">
              <w:rPr>
                <w:rFonts w:ascii="Cambria" w:hAnsi="Cambria"/>
                <w:color w:val="auto"/>
                <w:sz w:val="22"/>
                <w:szCs w:val="22"/>
              </w:rPr>
              <w:t xml:space="preserve"> relatório com os dados apresentados</w:t>
            </w:r>
            <w:r>
              <w:rPr>
                <w:rFonts w:ascii="Cambria" w:hAnsi="Cambria"/>
                <w:color w:val="auto"/>
                <w:sz w:val="22"/>
                <w:szCs w:val="22"/>
              </w:rPr>
              <w:t>;</w:t>
            </w:r>
          </w:p>
          <w:p w14:paraId="657E7E5C" w14:textId="77777777" w:rsidR="006172DB" w:rsidRPr="00024F74" w:rsidRDefault="006172DB" w:rsidP="003533CE">
            <w:pPr>
              <w:pStyle w:val="PargrafodaLista"/>
              <w:numPr>
                <w:ilvl w:val="0"/>
                <w:numId w:val="48"/>
              </w:numPr>
              <w:spacing w:line="100" w:lineRule="atLeast"/>
              <w:rPr>
                <w:color w:val="auto"/>
              </w:rPr>
            </w:pPr>
            <w:r w:rsidRPr="001F5CF1">
              <w:rPr>
                <w:rFonts w:ascii="Cambria" w:hAnsi="Cambria"/>
                <w:color w:val="auto"/>
                <w:sz w:val="22"/>
                <w:szCs w:val="22"/>
              </w:rPr>
              <w:t xml:space="preserve">O </w:t>
            </w:r>
            <w:r>
              <w:rPr>
                <w:rFonts w:ascii="Cambria" w:hAnsi="Cambria"/>
                <w:color w:val="auto"/>
                <w:sz w:val="22"/>
                <w:szCs w:val="22"/>
              </w:rPr>
              <w:t>membro da CADD visualiza os dados disponibilizados pelo item 5 do fluxo principal e clica no botão download;</w:t>
            </w:r>
          </w:p>
          <w:p w14:paraId="40C26DFB" w14:textId="77777777" w:rsidR="006172DB" w:rsidRPr="00024F74" w:rsidRDefault="006172DB" w:rsidP="003533CE">
            <w:pPr>
              <w:pStyle w:val="PargrafodaLista"/>
              <w:numPr>
                <w:ilvl w:val="0"/>
                <w:numId w:val="48"/>
              </w:numPr>
              <w:spacing w:line="100" w:lineRule="atLeast"/>
              <w:rPr>
                <w:color w:val="auto"/>
              </w:rPr>
            </w:pPr>
            <w:r>
              <w:rPr>
                <w:rFonts w:ascii="Cambria" w:hAnsi="Cambria"/>
                <w:color w:val="auto"/>
                <w:sz w:val="22"/>
                <w:szCs w:val="22"/>
              </w:rPr>
              <w:t>O sistema então gera o cabeçalho do relatório, cria o arquivo com o cabeçalho e os dados, exibe e transforma o botão de download em outras três opções de formato de arquivo (PDF, Excel e CSV);</w:t>
            </w:r>
          </w:p>
          <w:p w14:paraId="7E0218DC" w14:textId="77777777" w:rsidR="006172DB" w:rsidRPr="0000776E" w:rsidRDefault="006172DB" w:rsidP="003533CE">
            <w:pPr>
              <w:pStyle w:val="PargrafodaLista"/>
              <w:numPr>
                <w:ilvl w:val="0"/>
                <w:numId w:val="48"/>
              </w:numPr>
              <w:spacing w:line="100" w:lineRule="atLeast"/>
              <w:rPr>
                <w:color w:val="auto"/>
              </w:rPr>
            </w:pPr>
            <w:r>
              <w:rPr>
                <w:rFonts w:ascii="Cambria" w:hAnsi="Cambria"/>
                <w:color w:val="auto"/>
                <w:sz w:val="22"/>
                <w:szCs w:val="22"/>
              </w:rPr>
              <w:lastRenderedPageBreak/>
              <w:t>O membro da CADD seleciona o formato do arquivo desejado;</w:t>
            </w:r>
          </w:p>
          <w:p w14:paraId="3651E2FA" w14:textId="54DB0391" w:rsidR="006172DB" w:rsidRPr="006172DB" w:rsidRDefault="006172DB" w:rsidP="003533CE">
            <w:pPr>
              <w:pStyle w:val="PargrafodaLista"/>
              <w:numPr>
                <w:ilvl w:val="0"/>
                <w:numId w:val="48"/>
              </w:numPr>
              <w:spacing w:line="100" w:lineRule="atLeast"/>
              <w:rPr>
                <w:rFonts w:ascii="Cambria" w:hAnsi="Cambria"/>
                <w:sz w:val="22"/>
                <w:szCs w:val="22"/>
              </w:rPr>
            </w:pPr>
            <w:r w:rsidRPr="0000776E">
              <w:rPr>
                <w:rFonts w:ascii="Cambria" w:hAnsi="Cambria"/>
                <w:color w:val="auto"/>
                <w:sz w:val="22"/>
                <w:szCs w:val="22"/>
              </w:rPr>
              <w:t xml:space="preserve">O sistema converte o arquivo criado para o formato selecionado e o disponibiliza ao gerenciador de downloads do navegador, encerrando </w:t>
            </w:r>
            <w:r>
              <w:rPr>
                <w:rFonts w:ascii="Cambria" w:hAnsi="Cambria"/>
                <w:color w:val="auto"/>
                <w:sz w:val="22"/>
                <w:szCs w:val="22"/>
              </w:rPr>
              <w:t>o fluxo alternativo.</w:t>
            </w:r>
          </w:p>
          <w:p w14:paraId="54887DA4" w14:textId="11827008" w:rsidR="006172DB" w:rsidRDefault="006172DB" w:rsidP="006172DB">
            <w:pPr>
              <w:spacing w:line="100" w:lineRule="atLeast"/>
              <w:rPr>
                <w:rFonts w:ascii="Cambria" w:hAnsi="Cambria"/>
                <w:color w:val="auto"/>
                <w:sz w:val="22"/>
                <w:szCs w:val="22"/>
                <w:u w:val="single"/>
              </w:rPr>
            </w:pPr>
          </w:p>
        </w:tc>
      </w:tr>
      <w:tr w:rsidR="006172DB" w14:paraId="56B601C7" w14:textId="77777777" w:rsidTr="00CE5471">
        <w:trPr>
          <w:trHeight w:val="454"/>
        </w:trPr>
        <w:tc>
          <w:tcPr>
            <w:tcW w:w="2376" w:type="dxa"/>
            <w:shd w:val="clear" w:color="auto" w:fill="DEEAF6"/>
            <w:vAlign w:val="center"/>
          </w:tcPr>
          <w:p w14:paraId="1EBB5DE6" w14:textId="7108C70F" w:rsidR="006172DB" w:rsidRPr="00CE5471" w:rsidRDefault="006172DB" w:rsidP="006172DB">
            <w:pPr>
              <w:spacing w:line="100" w:lineRule="atLeast"/>
              <w:ind w:hanging="10"/>
              <w:rPr>
                <w:b/>
                <w:color w:val="auto"/>
              </w:rPr>
            </w:pPr>
            <w:r>
              <w:rPr>
                <w:rFonts w:ascii="Cambria" w:hAnsi="Cambria"/>
                <w:b/>
                <w:color w:val="auto"/>
                <w:sz w:val="22"/>
                <w:szCs w:val="22"/>
              </w:rPr>
              <w:lastRenderedPageBreak/>
              <w:t>Fluxo</w:t>
            </w:r>
            <w:r w:rsidRPr="00CE5471">
              <w:rPr>
                <w:rFonts w:ascii="Cambria" w:hAnsi="Cambria"/>
                <w:b/>
                <w:color w:val="auto"/>
                <w:sz w:val="22"/>
                <w:szCs w:val="22"/>
              </w:rPr>
              <w:t xml:space="preserve"> de Exceção</w:t>
            </w:r>
          </w:p>
        </w:tc>
        <w:tc>
          <w:tcPr>
            <w:tcW w:w="7831" w:type="dxa"/>
            <w:shd w:val="clear" w:color="auto" w:fill="auto"/>
            <w:vAlign w:val="center"/>
          </w:tcPr>
          <w:p w14:paraId="4CF48E18" w14:textId="77777777" w:rsidR="006172DB" w:rsidRPr="006172DB" w:rsidRDefault="006172DB" w:rsidP="006172DB">
            <w:pPr>
              <w:pStyle w:val="PargrafodaLista"/>
              <w:spacing w:line="100" w:lineRule="atLeast"/>
              <w:ind w:left="360"/>
              <w:rPr>
                <w:rFonts w:ascii="Cambria" w:hAnsi="Cambria"/>
                <w:color w:val="auto"/>
                <w:sz w:val="22"/>
                <w:szCs w:val="22"/>
              </w:rPr>
            </w:pPr>
          </w:p>
          <w:p w14:paraId="797B608F" w14:textId="77777777" w:rsidR="006172DB" w:rsidRPr="006172DB" w:rsidRDefault="006172DB" w:rsidP="003533CE">
            <w:pPr>
              <w:pStyle w:val="PargrafodaLista"/>
              <w:numPr>
                <w:ilvl w:val="0"/>
                <w:numId w:val="49"/>
              </w:numPr>
              <w:spacing w:line="100" w:lineRule="atLeast"/>
              <w:rPr>
                <w:rFonts w:ascii="Cambria" w:hAnsi="Cambria"/>
                <w:sz w:val="22"/>
                <w:szCs w:val="22"/>
              </w:rPr>
            </w:pPr>
            <w:r w:rsidRPr="006172DB">
              <w:rPr>
                <w:rFonts w:ascii="Cambria" w:hAnsi="Cambria"/>
                <w:color w:val="auto"/>
                <w:sz w:val="22"/>
                <w:szCs w:val="22"/>
              </w:rPr>
              <w:t>Este fluxo de exceção se inicia se ocorrer alguma falha na geração do relatório no item 4 do fluxo principal;</w:t>
            </w:r>
          </w:p>
          <w:p w14:paraId="150E0A83" w14:textId="34A35833" w:rsidR="006172DB" w:rsidRPr="00373A4D" w:rsidRDefault="006172DB" w:rsidP="003533CE">
            <w:pPr>
              <w:pStyle w:val="PargrafodaLista"/>
              <w:numPr>
                <w:ilvl w:val="0"/>
                <w:numId w:val="49"/>
              </w:numPr>
              <w:spacing w:line="100" w:lineRule="atLeast"/>
              <w:rPr>
                <w:rFonts w:ascii="Cambria" w:hAnsi="Cambria"/>
                <w:sz w:val="22"/>
                <w:szCs w:val="22"/>
              </w:rPr>
            </w:pPr>
            <w:r w:rsidRPr="00373A4D">
              <w:rPr>
                <w:rFonts w:ascii="Cambria" w:hAnsi="Cambria"/>
                <w:color w:val="auto"/>
                <w:sz w:val="22"/>
                <w:szCs w:val="22"/>
              </w:rPr>
              <w:t>O sistema informa que o relatório não foi gerado por conta da falha, informa a falha e retorna ao item 3 do fluxo principal.</w:t>
            </w:r>
            <w:r w:rsidRPr="00373A4D">
              <w:rPr>
                <w:rFonts w:ascii="Cambria" w:hAnsi="Cambria"/>
                <w:color w:val="auto"/>
                <w:sz w:val="22"/>
                <w:szCs w:val="22"/>
              </w:rPr>
              <w:br/>
            </w:r>
          </w:p>
        </w:tc>
      </w:tr>
      <w:tr w:rsidR="006172DB" w14:paraId="776423ED" w14:textId="77777777" w:rsidTr="00CE5471">
        <w:trPr>
          <w:trHeight w:val="454"/>
        </w:trPr>
        <w:tc>
          <w:tcPr>
            <w:tcW w:w="2376" w:type="dxa"/>
            <w:shd w:val="clear" w:color="auto" w:fill="DEEAF6"/>
            <w:vAlign w:val="center"/>
          </w:tcPr>
          <w:p w14:paraId="1F6F265B" w14:textId="3DB30F56" w:rsidR="006172DB" w:rsidRPr="00CE5471" w:rsidRDefault="006172DB" w:rsidP="006172DB">
            <w:pPr>
              <w:spacing w:line="100" w:lineRule="atLeast"/>
              <w:ind w:hanging="10"/>
              <w:rPr>
                <w:b/>
                <w:color w:val="auto"/>
              </w:rPr>
            </w:pPr>
            <w:r w:rsidRPr="00CE5471">
              <w:rPr>
                <w:rFonts w:ascii="Cambria" w:hAnsi="Cambria"/>
                <w:b/>
                <w:color w:val="auto"/>
                <w:sz w:val="22"/>
                <w:szCs w:val="22"/>
              </w:rPr>
              <w:t>Pós-condição</w:t>
            </w:r>
          </w:p>
        </w:tc>
        <w:tc>
          <w:tcPr>
            <w:tcW w:w="7831" w:type="dxa"/>
            <w:shd w:val="clear" w:color="auto" w:fill="DEEAF6"/>
            <w:vAlign w:val="center"/>
          </w:tcPr>
          <w:p w14:paraId="5F90358A" w14:textId="77777777" w:rsidR="006172DB" w:rsidRDefault="006172DB" w:rsidP="006172DB">
            <w:pPr>
              <w:spacing w:line="100" w:lineRule="atLeast"/>
              <w:rPr>
                <w:rFonts w:ascii="Cambria" w:hAnsi="Cambria"/>
                <w:color w:val="auto"/>
                <w:sz w:val="22"/>
                <w:szCs w:val="22"/>
              </w:rPr>
            </w:pPr>
            <w:r>
              <w:rPr>
                <w:rFonts w:ascii="Cambria" w:hAnsi="Cambria"/>
                <w:color w:val="auto"/>
                <w:sz w:val="22"/>
                <w:szCs w:val="22"/>
              </w:rPr>
              <w:br/>
              <w:t>Após a execução do Caso de Uso é esperado que o sistema disponibilize o r</w:t>
            </w:r>
            <w:r w:rsidRPr="00373A4D">
              <w:rPr>
                <w:rFonts w:ascii="Cambria" w:hAnsi="Cambria"/>
                <w:color w:val="auto"/>
                <w:sz w:val="22"/>
                <w:szCs w:val="22"/>
              </w:rPr>
              <w:t xml:space="preserve">elatório </w:t>
            </w:r>
            <w:r>
              <w:rPr>
                <w:rFonts w:ascii="Cambria" w:hAnsi="Cambria"/>
                <w:color w:val="auto"/>
                <w:sz w:val="22"/>
                <w:szCs w:val="22"/>
              </w:rPr>
              <w:t>solicitado</w:t>
            </w:r>
            <w:r w:rsidRPr="00373A4D">
              <w:rPr>
                <w:rFonts w:ascii="Cambria" w:hAnsi="Cambria"/>
                <w:color w:val="auto"/>
                <w:sz w:val="22"/>
                <w:szCs w:val="22"/>
              </w:rPr>
              <w:t xml:space="preserve"> e </w:t>
            </w:r>
            <w:r>
              <w:rPr>
                <w:rFonts w:ascii="Cambria" w:hAnsi="Cambria"/>
                <w:color w:val="auto"/>
                <w:sz w:val="22"/>
                <w:szCs w:val="22"/>
              </w:rPr>
              <w:t xml:space="preserve">o mesmo seja </w:t>
            </w:r>
            <w:r w:rsidRPr="00373A4D">
              <w:rPr>
                <w:rFonts w:ascii="Cambria" w:hAnsi="Cambria"/>
                <w:color w:val="auto"/>
                <w:sz w:val="22"/>
                <w:szCs w:val="22"/>
              </w:rPr>
              <w:t>disponibilizado para impressão ou download</w:t>
            </w:r>
          </w:p>
          <w:p w14:paraId="061F3C97" w14:textId="6380CEF3" w:rsidR="006172DB" w:rsidRDefault="006172DB" w:rsidP="006172DB">
            <w:pPr>
              <w:spacing w:line="100" w:lineRule="atLeast"/>
            </w:pPr>
          </w:p>
        </w:tc>
      </w:tr>
    </w:tbl>
    <w:p w14:paraId="29EA1CBD" w14:textId="77777777" w:rsidR="001648F9" w:rsidRDefault="001648F9"/>
    <w:tbl>
      <w:tblPr>
        <w:tblW w:w="10207"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000" w:firstRow="0" w:lastRow="0" w:firstColumn="0" w:lastColumn="0" w:noHBand="0" w:noVBand="0"/>
      </w:tblPr>
      <w:tblGrid>
        <w:gridCol w:w="2376"/>
        <w:gridCol w:w="7831"/>
      </w:tblGrid>
      <w:tr w:rsidR="00CE5471" w:rsidRPr="00CE5471" w14:paraId="7CF6A1E7" w14:textId="77777777" w:rsidTr="00CE5471">
        <w:trPr>
          <w:trHeight w:val="557"/>
        </w:trPr>
        <w:tc>
          <w:tcPr>
            <w:tcW w:w="2376" w:type="dxa"/>
            <w:tcBorders>
              <w:top w:val="single" w:sz="4" w:space="0" w:color="auto"/>
              <w:left w:val="single" w:sz="4" w:space="0" w:color="auto"/>
              <w:bottom w:val="single" w:sz="4" w:space="0" w:color="auto"/>
              <w:right w:val="single" w:sz="4" w:space="0" w:color="auto"/>
            </w:tcBorders>
            <w:shd w:val="clear" w:color="auto" w:fill="DEEAF6"/>
            <w:vAlign w:val="center"/>
          </w:tcPr>
          <w:p w14:paraId="155D3B5B" w14:textId="77777777" w:rsidR="001648F9" w:rsidRPr="00CE5471" w:rsidRDefault="00830317" w:rsidP="00CE5471">
            <w:pPr>
              <w:spacing w:line="100" w:lineRule="atLeast"/>
              <w:rPr>
                <w:b/>
                <w:color w:val="auto"/>
              </w:rPr>
            </w:pPr>
            <w:r w:rsidRPr="00CE5471">
              <w:rPr>
                <w:rFonts w:ascii="Cambria" w:hAnsi="Cambria"/>
                <w:b/>
                <w:color w:val="auto"/>
                <w:sz w:val="22"/>
                <w:szCs w:val="22"/>
              </w:rPr>
              <w:t>Caso de Uso</w:t>
            </w:r>
          </w:p>
        </w:tc>
        <w:tc>
          <w:tcPr>
            <w:tcW w:w="7831" w:type="dxa"/>
            <w:tcBorders>
              <w:top w:val="single" w:sz="4" w:space="0" w:color="auto"/>
              <w:left w:val="single" w:sz="4" w:space="0" w:color="auto"/>
              <w:bottom w:val="single" w:sz="4" w:space="0" w:color="auto"/>
              <w:right w:val="single" w:sz="4" w:space="0" w:color="auto"/>
            </w:tcBorders>
            <w:shd w:val="clear" w:color="auto" w:fill="DEEAF6"/>
            <w:vAlign w:val="center"/>
          </w:tcPr>
          <w:p w14:paraId="34BACA7B" w14:textId="633FA789" w:rsidR="001648F9" w:rsidRPr="00CE5471" w:rsidRDefault="003D403D" w:rsidP="00373A4D">
            <w:pPr>
              <w:pStyle w:val="Ttulo3"/>
              <w:spacing w:before="0" w:after="0" w:line="100" w:lineRule="atLeast"/>
              <w:rPr>
                <w:b/>
                <w:i w:val="0"/>
                <w:color w:val="auto"/>
              </w:rPr>
            </w:pPr>
            <w:bookmarkStart w:id="82" w:name="_Toc499593646"/>
            <w:r w:rsidRPr="00CE5471">
              <w:rPr>
                <w:b/>
                <w:i w:val="0"/>
                <w:color w:val="auto"/>
              </w:rPr>
              <w:t>(CSU0</w:t>
            </w:r>
            <w:r w:rsidR="00373A4D">
              <w:rPr>
                <w:b/>
                <w:i w:val="0"/>
                <w:color w:val="auto"/>
              </w:rPr>
              <w:t>5</w:t>
            </w:r>
            <w:r w:rsidRPr="00CE5471">
              <w:rPr>
                <w:b/>
                <w:i w:val="0"/>
                <w:color w:val="auto"/>
              </w:rPr>
              <w:t xml:space="preserve">) </w:t>
            </w:r>
            <w:r w:rsidR="00373A4D">
              <w:rPr>
                <w:b/>
                <w:i w:val="0"/>
                <w:color w:val="auto"/>
              </w:rPr>
              <w:t>Manter Reuniões</w:t>
            </w:r>
            <w:bookmarkEnd w:id="82"/>
          </w:p>
        </w:tc>
      </w:tr>
      <w:tr w:rsidR="00CE5471" w:rsidRPr="00CE5471" w14:paraId="556418C5" w14:textId="77777777" w:rsidTr="00CE5471">
        <w:trPr>
          <w:trHeight w:val="454"/>
        </w:trPr>
        <w:tc>
          <w:tcPr>
            <w:tcW w:w="2376" w:type="dxa"/>
            <w:tcBorders>
              <w:top w:val="single" w:sz="4" w:space="0" w:color="auto"/>
              <w:left w:val="single" w:sz="4" w:space="0" w:color="auto"/>
              <w:bottom w:val="single" w:sz="4" w:space="0" w:color="auto"/>
              <w:right w:val="single" w:sz="4" w:space="0" w:color="auto"/>
            </w:tcBorders>
            <w:shd w:val="clear" w:color="auto" w:fill="DEEAF6"/>
            <w:vAlign w:val="center"/>
          </w:tcPr>
          <w:p w14:paraId="1CAE173A" w14:textId="77777777" w:rsidR="005B6866" w:rsidRPr="00CE5471" w:rsidRDefault="005B6866" w:rsidP="00CE5471">
            <w:pPr>
              <w:spacing w:line="100" w:lineRule="atLeast"/>
              <w:ind w:hanging="10"/>
              <w:rPr>
                <w:b/>
                <w:color w:val="auto"/>
              </w:rPr>
            </w:pPr>
            <w:r w:rsidRPr="00CE5471">
              <w:rPr>
                <w:rFonts w:ascii="Cambria" w:hAnsi="Cambria"/>
                <w:b/>
                <w:color w:val="auto"/>
                <w:sz w:val="22"/>
                <w:szCs w:val="22"/>
              </w:rPr>
              <w:t>Ator Principal</w:t>
            </w:r>
          </w:p>
        </w:tc>
        <w:tc>
          <w:tcPr>
            <w:tcW w:w="7831" w:type="dxa"/>
            <w:tcBorders>
              <w:top w:val="single" w:sz="4" w:space="0" w:color="auto"/>
              <w:left w:val="single" w:sz="4" w:space="0" w:color="auto"/>
              <w:bottom w:val="single" w:sz="4" w:space="0" w:color="auto"/>
              <w:right w:val="single" w:sz="4" w:space="0" w:color="auto"/>
            </w:tcBorders>
            <w:shd w:val="clear" w:color="auto" w:fill="auto"/>
            <w:vAlign w:val="center"/>
          </w:tcPr>
          <w:p w14:paraId="5DBDCCBB" w14:textId="77777777" w:rsidR="005B6866" w:rsidRDefault="005B6866" w:rsidP="00CE5471">
            <w:pPr>
              <w:spacing w:line="100" w:lineRule="atLeast"/>
            </w:pPr>
            <w:r w:rsidRPr="00CE5471">
              <w:rPr>
                <w:rFonts w:ascii="Cambria" w:hAnsi="Cambria"/>
                <w:sz w:val="22"/>
                <w:szCs w:val="22"/>
              </w:rPr>
              <w:t>Membro da CADD</w:t>
            </w:r>
          </w:p>
        </w:tc>
      </w:tr>
      <w:tr w:rsidR="00CE5471" w:rsidRPr="00CE5471" w14:paraId="666314F0" w14:textId="77777777" w:rsidTr="00CE5471">
        <w:trPr>
          <w:trHeight w:val="454"/>
        </w:trPr>
        <w:tc>
          <w:tcPr>
            <w:tcW w:w="2376" w:type="dxa"/>
            <w:tcBorders>
              <w:top w:val="single" w:sz="4" w:space="0" w:color="auto"/>
              <w:left w:val="single" w:sz="4" w:space="0" w:color="auto"/>
              <w:bottom w:val="single" w:sz="4" w:space="0" w:color="auto"/>
              <w:right w:val="single" w:sz="4" w:space="0" w:color="auto"/>
            </w:tcBorders>
            <w:shd w:val="clear" w:color="auto" w:fill="DEEAF6"/>
            <w:vAlign w:val="center"/>
          </w:tcPr>
          <w:p w14:paraId="7C171A8D" w14:textId="77777777" w:rsidR="005B6866" w:rsidRPr="00CE5471" w:rsidRDefault="005B6866" w:rsidP="00CE5471">
            <w:pPr>
              <w:spacing w:line="100" w:lineRule="atLeast"/>
              <w:ind w:hanging="10"/>
              <w:rPr>
                <w:b/>
                <w:color w:val="auto"/>
              </w:rPr>
            </w:pPr>
            <w:r w:rsidRPr="00CE5471">
              <w:rPr>
                <w:rFonts w:ascii="Cambria" w:hAnsi="Cambria"/>
                <w:b/>
                <w:color w:val="auto"/>
                <w:sz w:val="22"/>
                <w:szCs w:val="22"/>
              </w:rPr>
              <w:t>Pré-condição</w:t>
            </w:r>
          </w:p>
        </w:tc>
        <w:tc>
          <w:tcPr>
            <w:tcW w:w="7831" w:type="dxa"/>
            <w:tcBorders>
              <w:top w:val="single" w:sz="4" w:space="0" w:color="auto"/>
              <w:left w:val="single" w:sz="4" w:space="0" w:color="auto"/>
              <w:bottom w:val="single" w:sz="4" w:space="0" w:color="auto"/>
              <w:right w:val="single" w:sz="4" w:space="0" w:color="auto"/>
            </w:tcBorders>
            <w:shd w:val="clear" w:color="auto" w:fill="DEEAF6"/>
            <w:vAlign w:val="center"/>
          </w:tcPr>
          <w:p w14:paraId="254F4ACC" w14:textId="77777777" w:rsidR="00533BF9" w:rsidRPr="00533BF9" w:rsidRDefault="00533BF9" w:rsidP="00533BF9">
            <w:pPr>
              <w:pStyle w:val="PargrafodaLista"/>
              <w:spacing w:line="100" w:lineRule="atLeast"/>
              <w:ind w:left="360"/>
            </w:pPr>
          </w:p>
          <w:p w14:paraId="1B75FC43" w14:textId="77777777" w:rsidR="00533BF9" w:rsidRPr="00533BF9" w:rsidRDefault="005B6866" w:rsidP="003533CE">
            <w:pPr>
              <w:pStyle w:val="PargrafodaLista"/>
              <w:numPr>
                <w:ilvl w:val="0"/>
                <w:numId w:val="50"/>
              </w:numPr>
              <w:spacing w:line="100" w:lineRule="atLeast"/>
            </w:pPr>
            <w:r w:rsidRPr="00533BF9">
              <w:rPr>
                <w:rFonts w:ascii="Cambria" w:hAnsi="Cambria"/>
                <w:sz w:val="22"/>
                <w:szCs w:val="22"/>
              </w:rPr>
              <w:t xml:space="preserve">O membro da CADD </w:t>
            </w:r>
            <w:r w:rsidR="00533BF9">
              <w:rPr>
                <w:rFonts w:ascii="Cambria" w:hAnsi="Cambria"/>
                <w:sz w:val="22"/>
                <w:szCs w:val="22"/>
              </w:rPr>
              <w:t xml:space="preserve">deve estar </w:t>
            </w:r>
            <w:r w:rsidRPr="00533BF9">
              <w:rPr>
                <w:rFonts w:ascii="Cambria" w:hAnsi="Cambria"/>
                <w:sz w:val="22"/>
                <w:szCs w:val="22"/>
              </w:rPr>
              <w:t>identificado no sistema;</w:t>
            </w:r>
          </w:p>
          <w:p w14:paraId="7D892D2A" w14:textId="0DB47B74" w:rsidR="00533BF9" w:rsidRPr="00533BF9" w:rsidRDefault="005E04A8" w:rsidP="003533CE">
            <w:pPr>
              <w:pStyle w:val="PargrafodaLista"/>
              <w:numPr>
                <w:ilvl w:val="0"/>
                <w:numId w:val="50"/>
              </w:numPr>
              <w:spacing w:line="100" w:lineRule="atLeast"/>
            </w:pPr>
            <w:r>
              <w:rPr>
                <w:rFonts w:ascii="Cambria" w:hAnsi="Cambria"/>
                <w:sz w:val="22"/>
                <w:szCs w:val="22"/>
              </w:rPr>
              <w:t>O caso de uso CS03</w:t>
            </w:r>
            <w:r w:rsidR="005B6866" w:rsidRPr="00533BF9">
              <w:rPr>
                <w:rFonts w:ascii="Cambria" w:hAnsi="Cambria"/>
                <w:sz w:val="22"/>
                <w:szCs w:val="22"/>
              </w:rPr>
              <w:t xml:space="preserve"> </w:t>
            </w:r>
            <w:r w:rsidR="00533BF9">
              <w:rPr>
                <w:rFonts w:ascii="Cambria" w:hAnsi="Cambria"/>
                <w:sz w:val="22"/>
                <w:szCs w:val="22"/>
              </w:rPr>
              <w:t>deve ter</w:t>
            </w:r>
            <w:r w:rsidR="005B6866" w:rsidRPr="00533BF9">
              <w:rPr>
                <w:rFonts w:ascii="Cambria" w:hAnsi="Cambria"/>
                <w:sz w:val="22"/>
                <w:szCs w:val="22"/>
              </w:rPr>
              <w:t xml:space="preserve"> sido executado pelo menos uma vez com sucesso;</w:t>
            </w:r>
          </w:p>
          <w:p w14:paraId="1D627D06" w14:textId="2E1BDA0F" w:rsidR="005B6866" w:rsidRDefault="005B6866" w:rsidP="00533BF9">
            <w:pPr>
              <w:spacing w:line="100" w:lineRule="atLeast"/>
            </w:pPr>
          </w:p>
        </w:tc>
      </w:tr>
      <w:tr w:rsidR="000C78F2" w:rsidRPr="00CE5471" w14:paraId="47E95EB7" w14:textId="77777777" w:rsidTr="00CE5471">
        <w:trPr>
          <w:trHeight w:val="454"/>
        </w:trPr>
        <w:tc>
          <w:tcPr>
            <w:tcW w:w="2376" w:type="dxa"/>
            <w:tcBorders>
              <w:top w:val="single" w:sz="4" w:space="0" w:color="auto"/>
              <w:left w:val="single" w:sz="4" w:space="0" w:color="auto"/>
              <w:bottom w:val="single" w:sz="4" w:space="0" w:color="auto"/>
              <w:right w:val="single" w:sz="4" w:space="0" w:color="auto"/>
            </w:tcBorders>
            <w:shd w:val="clear" w:color="auto" w:fill="DEEAF6"/>
            <w:vAlign w:val="center"/>
          </w:tcPr>
          <w:p w14:paraId="02271927" w14:textId="77777777" w:rsidR="000C78F2" w:rsidRPr="00CE5471" w:rsidRDefault="000C78F2" w:rsidP="000C78F2">
            <w:pPr>
              <w:spacing w:line="100" w:lineRule="atLeast"/>
              <w:ind w:hanging="10"/>
              <w:rPr>
                <w:b/>
                <w:color w:val="auto"/>
              </w:rPr>
            </w:pPr>
            <w:r w:rsidRPr="00CE5471">
              <w:rPr>
                <w:rFonts w:ascii="Cambria" w:hAnsi="Cambria"/>
                <w:b/>
                <w:color w:val="auto"/>
                <w:sz w:val="22"/>
                <w:szCs w:val="22"/>
              </w:rPr>
              <w:t>Fluxo Principal</w:t>
            </w:r>
          </w:p>
        </w:tc>
        <w:tc>
          <w:tcPr>
            <w:tcW w:w="7831" w:type="dxa"/>
            <w:tcBorders>
              <w:top w:val="single" w:sz="4" w:space="0" w:color="auto"/>
              <w:left w:val="single" w:sz="4" w:space="0" w:color="auto"/>
              <w:bottom w:val="single" w:sz="4" w:space="0" w:color="auto"/>
              <w:right w:val="single" w:sz="4" w:space="0" w:color="auto"/>
            </w:tcBorders>
            <w:shd w:val="clear" w:color="auto" w:fill="auto"/>
            <w:vAlign w:val="center"/>
          </w:tcPr>
          <w:p w14:paraId="51941857" w14:textId="77777777" w:rsidR="000C78F2" w:rsidRPr="000C78F2" w:rsidRDefault="000C78F2" w:rsidP="000C78F2">
            <w:pPr>
              <w:spacing w:line="100" w:lineRule="atLeast"/>
              <w:rPr>
                <w:rFonts w:ascii="Cambria" w:hAnsi="Cambria"/>
                <w:color w:val="auto"/>
                <w:sz w:val="22"/>
                <w:szCs w:val="22"/>
              </w:rPr>
            </w:pPr>
          </w:p>
          <w:p w14:paraId="39769899" w14:textId="360761DA" w:rsidR="000C78F2" w:rsidRPr="00CE5471" w:rsidRDefault="000C78F2" w:rsidP="003533CE">
            <w:pPr>
              <w:pStyle w:val="PargrafodaLista"/>
              <w:numPr>
                <w:ilvl w:val="0"/>
                <w:numId w:val="11"/>
              </w:numPr>
              <w:spacing w:line="100" w:lineRule="atLeast"/>
              <w:rPr>
                <w:rFonts w:ascii="Cambria" w:hAnsi="Cambria"/>
                <w:color w:val="auto"/>
                <w:sz w:val="22"/>
                <w:szCs w:val="22"/>
              </w:rPr>
            </w:pPr>
            <w:r w:rsidRPr="00CE5471">
              <w:rPr>
                <w:rFonts w:ascii="Cambria" w:hAnsi="Cambria"/>
                <w:color w:val="auto"/>
                <w:sz w:val="22"/>
                <w:szCs w:val="22"/>
              </w:rPr>
              <w:t xml:space="preserve">O </w:t>
            </w:r>
            <w:r>
              <w:rPr>
                <w:rFonts w:ascii="Cambria" w:hAnsi="Cambria"/>
                <w:color w:val="auto"/>
                <w:sz w:val="22"/>
                <w:szCs w:val="22"/>
              </w:rPr>
              <w:t>membro da CADD</w:t>
            </w:r>
            <w:r w:rsidRPr="00CE5471">
              <w:rPr>
                <w:rFonts w:ascii="Cambria" w:hAnsi="Cambria"/>
                <w:color w:val="auto"/>
                <w:sz w:val="22"/>
                <w:szCs w:val="22"/>
              </w:rPr>
              <w:t xml:space="preserve"> inicia o processo de </w:t>
            </w:r>
            <w:r>
              <w:rPr>
                <w:rFonts w:ascii="Cambria" w:hAnsi="Cambria"/>
                <w:color w:val="auto"/>
                <w:sz w:val="22"/>
                <w:szCs w:val="22"/>
              </w:rPr>
              <w:t xml:space="preserve">manutenção </w:t>
            </w:r>
            <w:r w:rsidRPr="00CE5471">
              <w:rPr>
                <w:rFonts w:ascii="Cambria" w:hAnsi="Cambria"/>
                <w:color w:val="auto"/>
                <w:sz w:val="22"/>
                <w:szCs w:val="22"/>
              </w:rPr>
              <w:t>d</w:t>
            </w:r>
            <w:r>
              <w:rPr>
                <w:rFonts w:ascii="Cambria" w:hAnsi="Cambria"/>
                <w:color w:val="auto"/>
                <w:sz w:val="22"/>
                <w:szCs w:val="22"/>
              </w:rPr>
              <w:t>a</w:t>
            </w:r>
            <w:r w:rsidRPr="00CE5471">
              <w:rPr>
                <w:rFonts w:ascii="Cambria" w:hAnsi="Cambria"/>
                <w:color w:val="auto"/>
                <w:sz w:val="22"/>
                <w:szCs w:val="22"/>
              </w:rPr>
              <w:t>s</w:t>
            </w:r>
            <w:r>
              <w:rPr>
                <w:rFonts w:ascii="Cambria" w:hAnsi="Cambria"/>
                <w:color w:val="auto"/>
                <w:sz w:val="22"/>
                <w:szCs w:val="22"/>
              </w:rPr>
              <w:t xml:space="preserve"> Reuniões </w:t>
            </w:r>
            <w:r w:rsidRPr="00CE5471">
              <w:rPr>
                <w:rFonts w:ascii="Cambria" w:hAnsi="Cambria"/>
                <w:color w:val="auto"/>
                <w:sz w:val="22"/>
                <w:szCs w:val="22"/>
              </w:rPr>
              <w:t>ao selecionar a opção de “</w:t>
            </w:r>
            <w:r>
              <w:rPr>
                <w:rFonts w:ascii="Cambria" w:hAnsi="Cambria"/>
                <w:color w:val="auto"/>
                <w:sz w:val="22"/>
                <w:szCs w:val="22"/>
              </w:rPr>
              <w:t>Reuniões das CADDs</w:t>
            </w:r>
            <w:r w:rsidRPr="00CE5471">
              <w:rPr>
                <w:rFonts w:ascii="Cambria" w:hAnsi="Cambria"/>
                <w:color w:val="auto"/>
                <w:sz w:val="22"/>
                <w:szCs w:val="22"/>
              </w:rPr>
              <w:t>”</w:t>
            </w:r>
            <w:r>
              <w:rPr>
                <w:rFonts w:ascii="Cambria" w:hAnsi="Cambria"/>
                <w:color w:val="auto"/>
                <w:sz w:val="22"/>
                <w:szCs w:val="22"/>
              </w:rPr>
              <w:t xml:space="preserve"> em sua tela inicial</w:t>
            </w:r>
            <w:r w:rsidRPr="00CE5471">
              <w:rPr>
                <w:rFonts w:ascii="Cambria" w:hAnsi="Cambria"/>
                <w:color w:val="auto"/>
                <w:sz w:val="22"/>
                <w:szCs w:val="22"/>
              </w:rPr>
              <w:t>;</w:t>
            </w:r>
          </w:p>
          <w:p w14:paraId="41DF3CD0" w14:textId="4AF566B7" w:rsidR="00533BF9" w:rsidRPr="00524A9E" w:rsidRDefault="000C78F2" w:rsidP="003533CE">
            <w:pPr>
              <w:pStyle w:val="PargrafodaLista"/>
              <w:numPr>
                <w:ilvl w:val="0"/>
                <w:numId w:val="11"/>
              </w:numPr>
              <w:spacing w:line="100" w:lineRule="atLeast"/>
              <w:rPr>
                <w:rFonts w:ascii="Cambria" w:hAnsi="Cambria"/>
                <w:color w:val="auto"/>
                <w:sz w:val="22"/>
                <w:szCs w:val="22"/>
              </w:rPr>
            </w:pPr>
            <w:r w:rsidRPr="00524A9E">
              <w:rPr>
                <w:rFonts w:ascii="Cambria" w:hAnsi="Cambria"/>
                <w:color w:val="auto"/>
                <w:sz w:val="22"/>
                <w:szCs w:val="22"/>
              </w:rPr>
              <w:t>O sistema abre uma janela nomeada “Reuniões das CADDs”, onde o membro da CADD</w:t>
            </w:r>
            <w:r w:rsidR="002E4E1B" w:rsidRPr="00524A9E">
              <w:rPr>
                <w:rFonts w:ascii="Cambria" w:hAnsi="Cambria"/>
                <w:color w:val="auto"/>
                <w:sz w:val="22"/>
                <w:szCs w:val="22"/>
              </w:rPr>
              <w:t xml:space="preserve"> visualiza a</w:t>
            </w:r>
            <w:r w:rsidRPr="00524A9E">
              <w:rPr>
                <w:rFonts w:ascii="Cambria" w:hAnsi="Cambria"/>
                <w:color w:val="auto"/>
                <w:sz w:val="22"/>
                <w:szCs w:val="22"/>
              </w:rPr>
              <w:t xml:space="preserve">s </w:t>
            </w:r>
            <w:r w:rsidR="002E4E1B" w:rsidRPr="00524A9E">
              <w:rPr>
                <w:rFonts w:ascii="Cambria" w:hAnsi="Cambria"/>
                <w:color w:val="auto"/>
                <w:sz w:val="22"/>
                <w:szCs w:val="22"/>
              </w:rPr>
              <w:t>Reuniões cadastrada</w:t>
            </w:r>
            <w:r w:rsidRPr="00524A9E">
              <w:rPr>
                <w:rFonts w:ascii="Cambria" w:hAnsi="Cambria"/>
                <w:color w:val="auto"/>
                <w:sz w:val="22"/>
                <w:szCs w:val="22"/>
              </w:rPr>
              <w:t>s no sistema</w:t>
            </w:r>
            <w:r w:rsidR="00533BF9" w:rsidRPr="00524A9E">
              <w:rPr>
                <w:rFonts w:ascii="Cambria" w:hAnsi="Cambria"/>
                <w:color w:val="auto"/>
                <w:sz w:val="22"/>
                <w:szCs w:val="22"/>
              </w:rPr>
              <w:t>, pode pesquisar por uma reunião ou mais reuniões e/ou filtrar por reuniões “Agendadas”, “Encerradas” e “Canceladas”, então,</w:t>
            </w:r>
            <w:r w:rsidRPr="00524A9E">
              <w:rPr>
                <w:rFonts w:ascii="Cambria" w:hAnsi="Cambria"/>
                <w:color w:val="auto"/>
                <w:sz w:val="22"/>
                <w:szCs w:val="22"/>
              </w:rPr>
              <w:t xml:space="preserve"> pode acionar os comandos de </w:t>
            </w:r>
            <w:r w:rsidR="002E4E1B" w:rsidRPr="00524A9E">
              <w:rPr>
                <w:rFonts w:ascii="Cambria" w:hAnsi="Cambria"/>
                <w:color w:val="auto"/>
                <w:sz w:val="22"/>
                <w:szCs w:val="22"/>
              </w:rPr>
              <w:t>Agendar Reunião</w:t>
            </w:r>
            <w:r w:rsidRPr="00524A9E">
              <w:rPr>
                <w:rFonts w:ascii="Cambria" w:hAnsi="Cambria"/>
                <w:color w:val="auto"/>
                <w:sz w:val="22"/>
                <w:szCs w:val="22"/>
              </w:rPr>
              <w:t xml:space="preserve">, Visualizar/Editar ou </w:t>
            </w:r>
            <w:r w:rsidR="002E4E1B" w:rsidRPr="00524A9E">
              <w:rPr>
                <w:rFonts w:ascii="Cambria" w:hAnsi="Cambria"/>
                <w:color w:val="auto"/>
                <w:sz w:val="22"/>
                <w:szCs w:val="22"/>
              </w:rPr>
              <w:t xml:space="preserve">Cancelar o agendamento de </w:t>
            </w:r>
            <w:r w:rsidRPr="00524A9E">
              <w:rPr>
                <w:rFonts w:ascii="Cambria" w:hAnsi="Cambria"/>
                <w:color w:val="auto"/>
                <w:sz w:val="22"/>
                <w:szCs w:val="22"/>
              </w:rPr>
              <w:t>um</w:t>
            </w:r>
            <w:r w:rsidR="002E4E1B" w:rsidRPr="00524A9E">
              <w:rPr>
                <w:rFonts w:ascii="Cambria" w:hAnsi="Cambria"/>
                <w:color w:val="auto"/>
                <w:sz w:val="22"/>
                <w:szCs w:val="22"/>
              </w:rPr>
              <w:t>a</w:t>
            </w:r>
            <w:r w:rsidRPr="00524A9E">
              <w:rPr>
                <w:rFonts w:ascii="Cambria" w:hAnsi="Cambria"/>
                <w:color w:val="auto"/>
                <w:sz w:val="22"/>
                <w:szCs w:val="22"/>
              </w:rPr>
              <w:t xml:space="preserve"> </w:t>
            </w:r>
            <w:r w:rsidR="002E4E1B" w:rsidRPr="00524A9E">
              <w:rPr>
                <w:rFonts w:ascii="Cambria" w:hAnsi="Cambria"/>
                <w:color w:val="auto"/>
                <w:sz w:val="22"/>
                <w:szCs w:val="22"/>
              </w:rPr>
              <w:t xml:space="preserve">Reunião </w:t>
            </w:r>
            <w:r w:rsidRPr="00524A9E">
              <w:rPr>
                <w:rFonts w:ascii="Cambria" w:hAnsi="Cambria"/>
                <w:color w:val="auto"/>
                <w:sz w:val="22"/>
                <w:szCs w:val="22"/>
              </w:rPr>
              <w:t>da lista;</w:t>
            </w:r>
          </w:p>
          <w:p w14:paraId="1BA0284C" w14:textId="77777777" w:rsidR="00524A9E" w:rsidRDefault="000C78F2" w:rsidP="003533CE">
            <w:pPr>
              <w:pStyle w:val="PargrafodaLista"/>
              <w:numPr>
                <w:ilvl w:val="0"/>
                <w:numId w:val="11"/>
              </w:numPr>
              <w:spacing w:line="100" w:lineRule="atLeast"/>
              <w:rPr>
                <w:rFonts w:ascii="Cambria" w:hAnsi="Cambria"/>
                <w:color w:val="auto"/>
                <w:sz w:val="22"/>
                <w:szCs w:val="22"/>
              </w:rPr>
            </w:pPr>
            <w:r w:rsidRPr="00CE5471">
              <w:rPr>
                <w:rFonts w:ascii="Cambria" w:hAnsi="Cambria"/>
                <w:color w:val="auto"/>
                <w:sz w:val="22"/>
                <w:szCs w:val="22"/>
              </w:rPr>
              <w:t xml:space="preserve">O </w:t>
            </w:r>
            <w:r w:rsidR="002E4E1B">
              <w:rPr>
                <w:rFonts w:ascii="Cambria" w:hAnsi="Cambria"/>
                <w:color w:val="auto"/>
                <w:sz w:val="22"/>
                <w:szCs w:val="22"/>
              </w:rPr>
              <w:t>membro da CADD</w:t>
            </w:r>
            <w:r w:rsidRPr="00CE5471">
              <w:rPr>
                <w:rFonts w:ascii="Cambria" w:hAnsi="Cambria"/>
                <w:color w:val="auto"/>
                <w:sz w:val="22"/>
                <w:szCs w:val="22"/>
              </w:rPr>
              <w:t xml:space="preserve"> seleciona</w:t>
            </w:r>
            <w:r w:rsidR="00524A9E">
              <w:rPr>
                <w:rFonts w:ascii="Cambria" w:hAnsi="Cambria"/>
                <w:color w:val="auto"/>
                <w:sz w:val="22"/>
                <w:szCs w:val="22"/>
              </w:rPr>
              <w:t xml:space="preserve"> uma das opções disponíveis, encerrando o fluxo principal do caso de uso.</w:t>
            </w:r>
          </w:p>
          <w:p w14:paraId="679E888C" w14:textId="3919535F" w:rsidR="00524A9E" w:rsidRPr="00524A9E" w:rsidRDefault="00524A9E" w:rsidP="00524A9E">
            <w:pPr>
              <w:spacing w:line="100" w:lineRule="atLeast"/>
              <w:rPr>
                <w:rFonts w:ascii="Cambria" w:hAnsi="Cambria"/>
                <w:color w:val="auto"/>
                <w:sz w:val="22"/>
                <w:szCs w:val="22"/>
              </w:rPr>
            </w:pPr>
          </w:p>
        </w:tc>
      </w:tr>
      <w:tr w:rsidR="00533BF9" w:rsidRPr="00CE5471" w14:paraId="1E86265E" w14:textId="77777777" w:rsidTr="00CE5471">
        <w:trPr>
          <w:trHeight w:val="454"/>
        </w:trPr>
        <w:tc>
          <w:tcPr>
            <w:tcW w:w="2376" w:type="dxa"/>
            <w:tcBorders>
              <w:top w:val="single" w:sz="4" w:space="0" w:color="auto"/>
              <w:left w:val="single" w:sz="4" w:space="0" w:color="auto"/>
              <w:bottom w:val="single" w:sz="4" w:space="0" w:color="auto"/>
              <w:right w:val="single" w:sz="4" w:space="0" w:color="auto"/>
            </w:tcBorders>
            <w:shd w:val="clear" w:color="auto" w:fill="DEEAF6"/>
            <w:vAlign w:val="center"/>
          </w:tcPr>
          <w:p w14:paraId="35406D79" w14:textId="77777777" w:rsidR="00533BF9" w:rsidRDefault="00533BF9" w:rsidP="000C78F2">
            <w:pPr>
              <w:rPr>
                <w:rFonts w:ascii="Cambria" w:hAnsi="Cambria"/>
                <w:b/>
                <w:color w:val="auto"/>
                <w:sz w:val="22"/>
                <w:szCs w:val="22"/>
              </w:rPr>
            </w:pPr>
            <w:r>
              <w:rPr>
                <w:rFonts w:ascii="Cambria" w:hAnsi="Cambria"/>
                <w:b/>
                <w:color w:val="auto"/>
                <w:sz w:val="22"/>
                <w:szCs w:val="22"/>
              </w:rPr>
              <w:t>Fluxo Alternativo 01</w:t>
            </w:r>
          </w:p>
          <w:p w14:paraId="3A05D386" w14:textId="51836032" w:rsidR="00524A9E" w:rsidRPr="00CE5471" w:rsidRDefault="00524A9E" w:rsidP="000C78F2">
            <w:pPr>
              <w:rPr>
                <w:rFonts w:ascii="Cambria" w:hAnsi="Cambria"/>
                <w:b/>
                <w:color w:val="auto"/>
                <w:sz w:val="22"/>
                <w:szCs w:val="22"/>
              </w:rPr>
            </w:pPr>
            <w:r>
              <w:rPr>
                <w:rFonts w:ascii="Cambria" w:hAnsi="Cambria"/>
                <w:b/>
                <w:color w:val="auto"/>
                <w:sz w:val="22"/>
                <w:szCs w:val="22"/>
              </w:rPr>
              <w:t>(Agendar Reunião)</w:t>
            </w:r>
          </w:p>
        </w:tc>
        <w:tc>
          <w:tcPr>
            <w:tcW w:w="7831" w:type="dxa"/>
            <w:tcBorders>
              <w:top w:val="single" w:sz="4" w:space="0" w:color="auto"/>
              <w:left w:val="single" w:sz="4" w:space="0" w:color="auto"/>
              <w:bottom w:val="single" w:sz="4" w:space="0" w:color="auto"/>
              <w:right w:val="single" w:sz="4" w:space="0" w:color="auto"/>
            </w:tcBorders>
            <w:shd w:val="clear" w:color="auto" w:fill="DEEAF6"/>
            <w:vAlign w:val="center"/>
          </w:tcPr>
          <w:p w14:paraId="41C9D471" w14:textId="77777777" w:rsidR="00524A9E" w:rsidRDefault="00524A9E" w:rsidP="00524A9E">
            <w:pPr>
              <w:spacing w:line="100" w:lineRule="atLeast"/>
              <w:rPr>
                <w:rFonts w:ascii="Cambria" w:hAnsi="Cambria"/>
                <w:color w:val="auto"/>
                <w:sz w:val="22"/>
                <w:szCs w:val="22"/>
                <w:u w:val="single"/>
              </w:rPr>
            </w:pPr>
          </w:p>
          <w:p w14:paraId="244D9FA7" w14:textId="77777777" w:rsidR="00524A9E" w:rsidRPr="00524A9E" w:rsidRDefault="00524A9E" w:rsidP="003533CE">
            <w:pPr>
              <w:pStyle w:val="PargrafodaLista"/>
              <w:numPr>
                <w:ilvl w:val="0"/>
                <w:numId w:val="52"/>
              </w:numPr>
              <w:spacing w:line="100" w:lineRule="atLeast"/>
              <w:rPr>
                <w:rFonts w:ascii="Cambria" w:hAnsi="Cambria"/>
                <w:color w:val="auto"/>
                <w:sz w:val="22"/>
                <w:szCs w:val="22"/>
                <w:u w:val="single"/>
              </w:rPr>
            </w:pPr>
            <w:r w:rsidRPr="00524A9E">
              <w:rPr>
                <w:rFonts w:ascii="Cambria" w:hAnsi="Cambria"/>
                <w:color w:val="auto"/>
                <w:sz w:val="22"/>
                <w:szCs w:val="22"/>
              </w:rPr>
              <w:t>Este fluxo alternativo se inicia se o Administrador selecionar a opção “Agendar Reunião”;</w:t>
            </w:r>
          </w:p>
          <w:p w14:paraId="67B3A885" w14:textId="6349E11A" w:rsidR="00524A9E" w:rsidRPr="00524A9E" w:rsidRDefault="00524A9E" w:rsidP="003533CE">
            <w:pPr>
              <w:pStyle w:val="PargrafodaLista"/>
              <w:numPr>
                <w:ilvl w:val="0"/>
                <w:numId w:val="52"/>
              </w:numPr>
              <w:spacing w:line="100" w:lineRule="atLeast"/>
              <w:rPr>
                <w:rFonts w:ascii="Cambria" w:hAnsi="Cambria"/>
                <w:color w:val="auto"/>
                <w:sz w:val="22"/>
                <w:szCs w:val="22"/>
                <w:u w:val="single"/>
              </w:rPr>
            </w:pPr>
            <w:r w:rsidRPr="00524A9E">
              <w:rPr>
                <w:rFonts w:ascii="Cambria" w:hAnsi="Cambria"/>
                <w:color w:val="auto"/>
                <w:sz w:val="22"/>
                <w:szCs w:val="22"/>
              </w:rPr>
              <w:t>O sistema abre uma janela nomeada “Agendar Reunião”, onde o membro da CADD visualiza o formulário que deve ser preenchido para agendamento da Reunião;</w:t>
            </w:r>
          </w:p>
          <w:p w14:paraId="7254EDC0" w14:textId="77777777" w:rsidR="00524A9E" w:rsidRPr="002E4E1B" w:rsidRDefault="00524A9E" w:rsidP="003533CE">
            <w:pPr>
              <w:pStyle w:val="PargrafodaLista"/>
              <w:numPr>
                <w:ilvl w:val="0"/>
                <w:numId w:val="12"/>
              </w:numPr>
              <w:spacing w:line="100" w:lineRule="atLeast"/>
              <w:rPr>
                <w:color w:val="auto"/>
              </w:rPr>
            </w:pPr>
            <w:r w:rsidRPr="00CE5471">
              <w:rPr>
                <w:rFonts w:ascii="Cambria" w:hAnsi="Cambria"/>
                <w:color w:val="auto"/>
                <w:sz w:val="22"/>
                <w:szCs w:val="22"/>
              </w:rPr>
              <w:t xml:space="preserve">O </w:t>
            </w:r>
            <w:r>
              <w:rPr>
                <w:rFonts w:ascii="Cambria" w:hAnsi="Cambria"/>
                <w:color w:val="auto"/>
                <w:sz w:val="22"/>
                <w:szCs w:val="22"/>
              </w:rPr>
              <w:t>membro da CADD</w:t>
            </w:r>
            <w:r w:rsidRPr="00CE5471">
              <w:rPr>
                <w:rFonts w:ascii="Cambria" w:hAnsi="Cambria"/>
                <w:color w:val="auto"/>
                <w:sz w:val="22"/>
                <w:szCs w:val="22"/>
              </w:rPr>
              <w:t xml:space="preserve"> </w:t>
            </w:r>
            <w:r>
              <w:rPr>
                <w:rFonts w:ascii="Cambria" w:hAnsi="Cambria"/>
                <w:color w:val="auto"/>
                <w:sz w:val="22"/>
                <w:szCs w:val="22"/>
              </w:rPr>
              <w:t>preenche o formulário informando a data, a hora, o local da reunião e a lista de alunos que deverão ser convocados e, então, clica no botão “Agendar Reunião e Convocar Alunos”.</w:t>
            </w:r>
          </w:p>
          <w:p w14:paraId="3F31CD1F" w14:textId="77777777" w:rsidR="00524A9E" w:rsidRPr="00071043" w:rsidRDefault="00524A9E" w:rsidP="003533CE">
            <w:pPr>
              <w:pStyle w:val="PargrafodaLista"/>
              <w:numPr>
                <w:ilvl w:val="0"/>
                <w:numId w:val="12"/>
              </w:numPr>
              <w:spacing w:line="100" w:lineRule="atLeast"/>
              <w:rPr>
                <w:color w:val="auto"/>
              </w:rPr>
            </w:pPr>
            <w:r>
              <w:rPr>
                <w:rFonts w:ascii="Cambria" w:hAnsi="Cambria"/>
                <w:color w:val="auto"/>
                <w:sz w:val="22"/>
                <w:szCs w:val="22"/>
              </w:rPr>
              <w:t>O sistema agenda a reunião e envia e-mail de convocação a todos os alunos convocados, encerrando o fluxo alternativo.</w:t>
            </w:r>
          </w:p>
          <w:p w14:paraId="0C907FDE" w14:textId="7E8EB497" w:rsidR="00533BF9" w:rsidRDefault="00533BF9" w:rsidP="000C78F2">
            <w:pPr>
              <w:spacing w:line="100" w:lineRule="atLeast"/>
              <w:rPr>
                <w:rFonts w:ascii="Cambria" w:hAnsi="Cambria"/>
                <w:color w:val="auto"/>
                <w:sz w:val="22"/>
                <w:szCs w:val="22"/>
                <w:u w:val="single"/>
              </w:rPr>
            </w:pPr>
          </w:p>
        </w:tc>
      </w:tr>
      <w:tr w:rsidR="00524A9E" w:rsidRPr="00CE5471" w14:paraId="0077EBBE" w14:textId="77777777" w:rsidTr="00C3506F">
        <w:trPr>
          <w:trHeight w:val="454"/>
        </w:trPr>
        <w:tc>
          <w:tcPr>
            <w:tcW w:w="2376" w:type="dxa"/>
            <w:tcBorders>
              <w:top w:val="single" w:sz="4" w:space="0" w:color="auto"/>
              <w:left w:val="single" w:sz="4" w:space="0" w:color="auto"/>
              <w:bottom w:val="single" w:sz="4" w:space="0" w:color="auto"/>
              <w:right w:val="single" w:sz="4" w:space="0" w:color="auto"/>
            </w:tcBorders>
            <w:shd w:val="clear" w:color="auto" w:fill="DEEAF6"/>
            <w:vAlign w:val="center"/>
          </w:tcPr>
          <w:p w14:paraId="71514FAE" w14:textId="79371196" w:rsidR="00524A9E" w:rsidRDefault="00524A9E" w:rsidP="00524A9E">
            <w:pPr>
              <w:rPr>
                <w:rFonts w:ascii="Cambria" w:hAnsi="Cambria"/>
                <w:b/>
                <w:color w:val="auto"/>
                <w:sz w:val="22"/>
                <w:szCs w:val="22"/>
              </w:rPr>
            </w:pPr>
            <w:r>
              <w:rPr>
                <w:rFonts w:ascii="Cambria" w:hAnsi="Cambria"/>
                <w:b/>
                <w:color w:val="auto"/>
                <w:sz w:val="22"/>
                <w:szCs w:val="22"/>
              </w:rPr>
              <w:t>Fluxo Alternativo 02</w:t>
            </w:r>
          </w:p>
          <w:p w14:paraId="00AB4D21" w14:textId="38579B17" w:rsidR="00524A9E" w:rsidRPr="00CE5471" w:rsidRDefault="00524A9E" w:rsidP="00524A9E">
            <w:pPr>
              <w:rPr>
                <w:rFonts w:ascii="Cambria" w:hAnsi="Cambria"/>
                <w:b/>
                <w:color w:val="auto"/>
                <w:sz w:val="22"/>
                <w:szCs w:val="22"/>
              </w:rPr>
            </w:pPr>
            <w:r>
              <w:rPr>
                <w:rFonts w:ascii="Cambria" w:hAnsi="Cambria"/>
                <w:b/>
                <w:color w:val="auto"/>
                <w:sz w:val="22"/>
                <w:szCs w:val="22"/>
              </w:rPr>
              <w:t>(Visualizar Reunião)</w:t>
            </w:r>
          </w:p>
        </w:tc>
        <w:tc>
          <w:tcPr>
            <w:tcW w:w="78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C3CF00" w14:textId="0D5EA7C7" w:rsidR="00524A9E" w:rsidRDefault="00524A9E" w:rsidP="00524A9E">
            <w:pPr>
              <w:spacing w:line="100" w:lineRule="atLeast"/>
              <w:rPr>
                <w:rFonts w:ascii="Cambria" w:hAnsi="Cambria"/>
                <w:color w:val="auto"/>
                <w:sz w:val="22"/>
                <w:szCs w:val="22"/>
                <w:u w:val="single"/>
              </w:rPr>
            </w:pPr>
          </w:p>
          <w:p w14:paraId="758E7583" w14:textId="77777777" w:rsidR="00524A9E" w:rsidRDefault="00524A9E" w:rsidP="003533CE">
            <w:pPr>
              <w:pStyle w:val="PargrafodaLista"/>
              <w:numPr>
                <w:ilvl w:val="0"/>
                <w:numId w:val="53"/>
              </w:numPr>
              <w:spacing w:line="100" w:lineRule="atLeast"/>
              <w:rPr>
                <w:rFonts w:ascii="Cambria" w:hAnsi="Cambria"/>
                <w:color w:val="auto"/>
                <w:sz w:val="22"/>
                <w:szCs w:val="22"/>
              </w:rPr>
            </w:pPr>
            <w:r w:rsidRPr="00524A9E">
              <w:rPr>
                <w:rFonts w:ascii="Cambria" w:hAnsi="Cambria"/>
                <w:color w:val="auto"/>
                <w:sz w:val="22"/>
                <w:szCs w:val="22"/>
              </w:rPr>
              <w:t>Este fluxo alternativo se inicia se o Administrador selecionar a opção “</w:t>
            </w:r>
            <w:r>
              <w:rPr>
                <w:rFonts w:ascii="Cambria" w:hAnsi="Cambria"/>
                <w:color w:val="auto"/>
                <w:sz w:val="22"/>
                <w:szCs w:val="22"/>
              </w:rPr>
              <w:t>Visualizar</w:t>
            </w:r>
            <w:r w:rsidRPr="00524A9E">
              <w:rPr>
                <w:rFonts w:ascii="Cambria" w:hAnsi="Cambria"/>
                <w:color w:val="auto"/>
                <w:sz w:val="22"/>
                <w:szCs w:val="22"/>
              </w:rPr>
              <w:t xml:space="preserve"> Reunião”;</w:t>
            </w:r>
          </w:p>
          <w:p w14:paraId="082E78DF" w14:textId="756D1A14" w:rsidR="00524A9E" w:rsidRPr="00524A9E" w:rsidRDefault="00524A9E" w:rsidP="003533CE">
            <w:pPr>
              <w:pStyle w:val="PargrafodaLista"/>
              <w:numPr>
                <w:ilvl w:val="0"/>
                <w:numId w:val="53"/>
              </w:numPr>
              <w:spacing w:line="100" w:lineRule="atLeast"/>
              <w:rPr>
                <w:rFonts w:ascii="Cambria" w:hAnsi="Cambria"/>
                <w:color w:val="auto"/>
                <w:sz w:val="22"/>
                <w:szCs w:val="22"/>
              </w:rPr>
            </w:pPr>
            <w:r w:rsidRPr="00524A9E">
              <w:rPr>
                <w:rFonts w:ascii="Cambria" w:hAnsi="Cambria"/>
                <w:color w:val="auto"/>
                <w:sz w:val="22"/>
                <w:szCs w:val="22"/>
              </w:rPr>
              <w:t>O sistema abre uma janela nomeada “Visualizar Reunião”, onde o membro da CADD visualiza as informações da reunião selecionada, pode iniciar também os outros fluxos alternativos deste caso de uso, descritos abaixo, e o fluxo alternativo se encerra.</w:t>
            </w:r>
          </w:p>
          <w:p w14:paraId="46BA9F23" w14:textId="77777777" w:rsidR="00524A9E" w:rsidRDefault="00524A9E" w:rsidP="000C78F2">
            <w:pPr>
              <w:spacing w:line="100" w:lineRule="atLeast"/>
              <w:rPr>
                <w:rFonts w:ascii="Cambria" w:hAnsi="Cambria"/>
                <w:color w:val="auto"/>
                <w:sz w:val="22"/>
                <w:szCs w:val="22"/>
                <w:u w:val="single"/>
              </w:rPr>
            </w:pPr>
          </w:p>
        </w:tc>
      </w:tr>
      <w:tr w:rsidR="00524A9E" w:rsidRPr="00CE5471" w14:paraId="40698490" w14:textId="77777777" w:rsidTr="00CE5471">
        <w:trPr>
          <w:trHeight w:val="454"/>
        </w:trPr>
        <w:tc>
          <w:tcPr>
            <w:tcW w:w="2376" w:type="dxa"/>
            <w:tcBorders>
              <w:top w:val="single" w:sz="4" w:space="0" w:color="auto"/>
              <w:left w:val="single" w:sz="4" w:space="0" w:color="auto"/>
              <w:bottom w:val="single" w:sz="4" w:space="0" w:color="auto"/>
              <w:right w:val="single" w:sz="4" w:space="0" w:color="auto"/>
            </w:tcBorders>
            <w:shd w:val="clear" w:color="auto" w:fill="DEEAF6"/>
            <w:vAlign w:val="center"/>
          </w:tcPr>
          <w:p w14:paraId="038CB517" w14:textId="011F7E0D" w:rsidR="00524A9E" w:rsidRDefault="00524A9E" w:rsidP="00524A9E">
            <w:pPr>
              <w:rPr>
                <w:rFonts w:ascii="Cambria" w:hAnsi="Cambria"/>
                <w:b/>
                <w:color w:val="auto"/>
                <w:sz w:val="22"/>
                <w:szCs w:val="22"/>
              </w:rPr>
            </w:pPr>
            <w:r>
              <w:rPr>
                <w:rFonts w:ascii="Cambria" w:hAnsi="Cambria"/>
                <w:b/>
                <w:color w:val="auto"/>
                <w:sz w:val="22"/>
                <w:szCs w:val="22"/>
              </w:rPr>
              <w:lastRenderedPageBreak/>
              <w:t>Fluxo Alternativo 03</w:t>
            </w:r>
          </w:p>
          <w:p w14:paraId="0D58828B" w14:textId="0119F24C" w:rsidR="00524A9E" w:rsidRPr="00CE5471" w:rsidRDefault="00524A9E" w:rsidP="00524A9E">
            <w:pPr>
              <w:rPr>
                <w:rFonts w:ascii="Cambria" w:hAnsi="Cambria"/>
                <w:b/>
                <w:color w:val="auto"/>
                <w:sz w:val="22"/>
                <w:szCs w:val="22"/>
              </w:rPr>
            </w:pPr>
            <w:r>
              <w:rPr>
                <w:rFonts w:ascii="Cambria" w:hAnsi="Cambria"/>
                <w:b/>
                <w:color w:val="auto"/>
                <w:sz w:val="22"/>
                <w:szCs w:val="22"/>
              </w:rPr>
              <w:t>(Reagendar Reunião)</w:t>
            </w:r>
          </w:p>
        </w:tc>
        <w:tc>
          <w:tcPr>
            <w:tcW w:w="7831" w:type="dxa"/>
            <w:tcBorders>
              <w:top w:val="single" w:sz="4" w:space="0" w:color="auto"/>
              <w:left w:val="single" w:sz="4" w:space="0" w:color="auto"/>
              <w:bottom w:val="single" w:sz="4" w:space="0" w:color="auto"/>
              <w:right w:val="single" w:sz="4" w:space="0" w:color="auto"/>
            </w:tcBorders>
            <w:shd w:val="clear" w:color="auto" w:fill="DEEAF6"/>
            <w:vAlign w:val="center"/>
          </w:tcPr>
          <w:p w14:paraId="5971D7FD" w14:textId="3C4A7092" w:rsidR="00524A9E" w:rsidRDefault="00524A9E" w:rsidP="00524A9E">
            <w:pPr>
              <w:spacing w:line="100" w:lineRule="atLeast"/>
              <w:rPr>
                <w:rFonts w:ascii="Cambria" w:hAnsi="Cambria"/>
                <w:color w:val="auto"/>
                <w:sz w:val="22"/>
                <w:szCs w:val="22"/>
                <w:u w:val="single"/>
              </w:rPr>
            </w:pPr>
          </w:p>
          <w:p w14:paraId="7CCC0A56" w14:textId="77777777" w:rsidR="00524A9E" w:rsidRDefault="00524A9E" w:rsidP="003533CE">
            <w:pPr>
              <w:pStyle w:val="PargrafodaLista"/>
              <w:numPr>
                <w:ilvl w:val="0"/>
                <w:numId w:val="13"/>
              </w:numPr>
              <w:spacing w:line="100" w:lineRule="atLeast"/>
              <w:rPr>
                <w:rFonts w:ascii="Cambria" w:hAnsi="Cambria"/>
                <w:color w:val="auto"/>
                <w:sz w:val="22"/>
                <w:szCs w:val="22"/>
              </w:rPr>
            </w:pPr>
            <w:r w:rsidRPr="00524A9E">
              <w:rPr>
                <w:rFonts w:ascii="Cambria" w:hAnsi="Cambria"/>
                <w:color w:val="auto"/>
                <w:sz w:val="22"/>
                <w:szCs w:val="22"/>
              </w:rPr>
              <w:t>Este fluxo alternativo se inicia se o Administrador selecionar a opção “Reagendar Reunião”;</w:t>
            </w:r>
          </w:p>
          <w:p w14:paraId="38A82B8B" w14:textId="3D804461" w:rsidR="00524A9E" w:rsidRPr="00524A9E" w:rsidRDefault="00524A9E" w:rsidP="003533CE">
            <w:pPr>
              <w:pStyle w:val="PargrafodaLista"/>
              <w:numPr>
                <w:ilvl w:val="0"/>
                <w:numId w:val="13"/>
              </w:numPr>
              <w:spacing w:line="100" w:lineRule="atLeast"/>
              <w:rPr>
                <w:rFonts w:ascii="Cambria" w:hAnsi="Cambria"/>
                <w:color w:val="auto"/>
                <w:sz w:val="22"/>
                <w:szCs w:val="22"/>
              </w:rPr>
            </w:pPr>
            <w:r w:rsidRPr="00524A9E">
              <w:rPr>
                <w:rFonts w:ascii="Cambria" w:hAnsi="Cambria"/>
                <w:color w:val="auto"/>
                <w:sz w:val="22"/>
                <w:szCs w:val="22"/>
              </w:rPr>
              <w:t>O sistema abre uma janela nomeada “Reagendar Reunião”;</w:t>
            </w:r>
          </w:p>
          <w:p w14:paraId="269B4EC3" w14:textId="77777777" w:rsidR="00524A9E" w:rsidRPr="00F72D15" w:rsidRDefault="00524A9E" w:rsidP="003533CE">
            <w:pPr>
              <w:pStyle w:val="PargrafodaLista"/>
              <w:numPr>
                <w:ilvl w:val="0"/>
                <w:numId w:val="13"/>
              </w:numPr>
              <w:spacing w:line="100" w:lineRule="atLeast"/>
              <w:rPr>
                <w:rFonts w:ascii="Cambria" w:hAnsi="Cambria"/>
                <w:color w:val="auto"/>
                <w:sz w:val="22"/>
                <w:szCs w:val="22"/>
                <w:u w:val="single"/>
              </w:rPr>
            </w:pPr>
            <w:r w:rsidRPr="00F72D15">
              <w:rPr>
                <w:rFonts w:ascii="Cambria" w:hAnsi="Cambria"/>
                <w:color w:val="auto"/>
                <w:sz w:val="22"/>
                <w:szCs w:val="22"/>
              </w:rPr>
              <w:t>O membro da CADD edita a data, a hora, o local da reunião e a lista de alunos que deverão ser convocados e, então, clica no botão “Reagendar Reunião”.</w:t>
            </w:r>
          </w:p>
          <w:p w14:paraId="2F294B75" w14:textId="77777777" w:rsidR="00524A9E" w:rsidRPr="00F72D15" w:rsidRDefault="00524A9E" w:rsidP="003533CE">
            <w:pPr>
              <w:pStyle w:val="PargrafodaLista"/>
              <w:numPr>
                <w:ilvl w:val="0"/>
                <w:numId w:val="13"/>
              </w:numPr>
              <w:spacing w:line="100" w:lineRule="atLeast"/>
              <w:rPr>
                <w:rFonts w:ascii="Cambria" w:hAnsi="Cambria"/>
                <w:color w:val="auto"/>
                <w:sz w:val="22"/>
                <w:szCs w:val="22"/>
                <w:u w:val="single"/>
              </w:rPr>
            </w:pPr>
            <w:r w:rsidRPr="00F72D15">
              <w:rPr>
                <w:rFonts w:ascii="Cambria" w:hAnsi="Cambria"/>
                <w:color w:val="auto"/>
                <w:sz w:val="22"/>
                <w:szCs w:val="22"/>
              </w:rPr>
              <w:t xml:space="preserve">O sistema altera as informações da reunião agendada </w:t>
            </w:r>
            <w:r>
              <w:rPr>
                <w:rFonts w:ascii="Cambria" w:hAnsi="Cambria"/>
                <w:color w:val="auto"/>
                <w:sz w:val="22"/>
                <w:szCs w:val="22"/>
              </w:rPr>
              <w:t xml:space="preserve">e </w:t>
            </w:r>
            <w:r w:rsidRPr="00F72D15">
              <w:rPr>
                <w:rFonts w:ascii="Cambria" w:hAnsi="Cambria"/>
                <w:color w:val="auto"/>
                <w:sz w:val="22"/>
                <w:szCs w:val="22"/>
              </w:rPr>
              <w:t xml:space="preserve">envia </w:t>
            </w:r>
            <w:r>
              <w:rPr>
                <w:rFonts w:ascii="Cambria" w:hAnsi="Cambria"/>
                <w:color w:val="auto"/>
                <w:sz w:val="22"/>
                <w:szCs w:val="22"/>
              </w:rPr>
              <w:t xml:space="preserve">o </w:t>
            </w:r>
            <w:r w:rsidRPr="00F72D15">
              <w:rPr>
                <w:rFonts w:ascii="Cambria" w:hAnsi="Cambria"/>
                <w:color w:val="auto"/>
                <w:sz w:val="22"/>
                <w:szCs w:val="22"/>
              </w:rPr>
              <w:t xml:space="preserve">e-mail de </w:t>
            </w:r>
            <w:r>
              <w:rPr>
                <w:rFonts w:ascii="Cambria" w:hAnsi="Cambria"/>
                <w:color w:val="auto"/>
                <w:sz w:val="22"/>
                <w:szCs w:val="22"/>
              </w:rPr>
              <w:t xml:space="preserve">remarcação com as novas informações da reunião </w:t>
            </w:r>
            <w:r w:rsidRPr="00F72D15">
              <w:rPr>
                <w:rFonts w:ascii="Cambria" w:hAnsi="Cambria"/>
                <w:color w:val="auto"/>
                <w:sz w:val="22"/>
                <w:szCs w:val="22"/>
              </w:rPr>
              <w:t>a todos os alunos convocados</w:t>
            </w:r>
            <w:r>
              <w:rPr>
                <w:rFonts w:ascii="Cambria" w:hAnsi="Cambria"/>
                <w:color w:val="auto"/>
                <w:sz w:val="22"/>
                <w:szCs w:val="22"/>
              </w:rPr>
              <w:t xml:space="preserve"> e</w:t>
            </w:r>
            <w:r w:rsidRPr="00F72D15">
              <w:rPr>
                <w:rFonts w:ascii="Cambria" w:hAnsi="Cambria"/>
                <w:color w:val="auto"/>
                <w:sz w:val="22"/>
                <w:szCs w:val="22"/>
              </w:rPr>
              <w:t xml:space="preserve"> encerrando o fluxo alternativo</w:t>
            </w:r>
            <w:r w:rsidRPr="006B3893">
              <w:rPr>
                <w:rFonts w:ascii="Cambria" w:hAnsi="Cambria"/>
                <w:color w:val="auto"/>
                <w:sz w:val="22"/>
                <w:szCs w:val="22"/>
              </w:rPr>
              <w:t>.</w:t>
            </w:r>
          </w:p>
          <w:p w14:paraId="1794BED4" w14:textId="77777777" w:rsidR="00524A9E" w:rsidRDefault="00524A9E" w:rsidP="000C78F2">
            <w:pPr>
              <w:spacing w:line="100" w:lineRule="atLeast"/>
              <w:rPr>
                <w:rFonts w:ascii="Cambria" w:hAnsi="Cambria"/>
                <w:color w:val="auto"/>
                <w:sz w:val="22"/>
                <w:szCs w:val="22"/>
                <w:u w:val="single"/>
              </w:rPr>
            </w:pPr>
          </w:p>
        </w:tc>
      </w:tr>
      <w:tr w:rsidR="000C78F2" w:rsidRPr="00CE5471" w14:paraId="3A067F27" w14:textId="77777777" w:rsidTr="00C3506F">
        <w:trPr>
          <w:trHeight w:val="454"/>
        </w:trPr>
        <w:tc>
          <w:tcPr>
            <w:tcW w:w="2376" w:type="dxa"/>
            <w:tcBorders>
              <w:top w:val="single" w:sz="4" w:space="0" w:color="auto"/>
              <w:left w:val="single" w:sz="4" w:space="0" w:color="auto"/>
              <w:bottom w:val="single" w:sz="4" w:space="0" w:color="auto"/>
              <w:right w:val="single" w:sz="4" w:space="0" w:color="auto"/>
            </w:tcBorders>
            <w:shd w:val="clear" w:color="auto" w:fill="DEEAF6"/>
            <w:vAlign w:val="center"/>
          </w:tcPr>
          <w:p w14:paraId="26595AC1" w14:textId="77777777" w:rsidR="00524A9E" w:rsidRDefault="000C78F2" w:rsidP="000C78F2">
            <w:pPr>
              <w:rPr>
                <w:rFonts w:ascii="Cambria" w:hAnsi="Cambria"/>
                <w:b/>
                <w:color w:val="auto"/>
                <w:sz w:val="22"/>
                <w:szCs w:val="22"/>
              </w:rPr>
            </w:pPr>
            <w:r w:rsidRPr="00CE5471">
              <w:rPr>
                <w:rFonts w:ascii="Cambria" w:hAnsi="Cambria"/>
                <w:b/>
                <w:color w:val="auto"/>
                <w:sz w:val="22"/>
                <w:szCs w:val="22"/>
              </w:rPr>
              <w:t>Fluxo Alternativo</w:t>
            </w:r>
            <w:r w:rsidR="00524A9E">
              <w:rPr>
                <w:rFonts w:ascii="Cambria" w:hAnsi="Cambria"/>
                <w:b/>
                <w:color w:val="auto"/>
                <w:sz w:val="22"/>
                <w:szCs w:val="22"/>
              </w:rPr>
              <w:t xml:space="preserve"> 04</w:t>
            </w:r>
          </w:p>
          <w:p w14:paraId="5EE375FC" w14:textId="0BA82B11" w:rsidR="000C78F2" w:rsidRPr="00CE5471" w:rsidRDefault="00524A9E" w:rsidP="000C78F2">
            <w:pPr>
              <w:rPr>
                <w:b/>
                <w:color w:val="auto"/>
              </w:rPr>
            </w:pPr>
            <w:r>
              <w:rPr>
                <w:rFonts w:ascii="Cambria" w:hAnsi="Cambria"/>
                <w:b/>
                <w:color w:val="auto"/>
                <w:sz w:val="22"/>
                <w:szCs w:val="22"/>
              </w:rPr>
              <w:t>(Cancelar Agendamento)</w:t>
            </w:r>
          </w:p>
        </w:tc>
        <w:tc>
          <w:tcPr>
            <w:tcW w:w="78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141CC0" w14:textId="77777777" w:rsidR="000C78F2" w:rsidRDefault="000C78F2" w:rsidP="000C78F2">
            <w:pPr>
              <w:spacing w:line="100" w:lineRule="atLeast"/>
              <w:rPr>
                <w:rFonts w:ascii="Cambria" w:hAnsi="Cambria"/>
                <w:color w:val="auto"/>
                <w:sz w:val="22"/>
                <w:szCs w:val="22"/>
                <w:u w:val="single"/>
              </w:rPr>
            </w:pPr>
          </w:p>
          <w:p w14:paraId="56EB0E8E" w14:textId="77777777" w:rsidR="00524A9E" w:rsidRDefault="00524A9E" w:rsidP="003533CE">
            <w:pPr>
              <w:pStyle w:val="PargrafodaLista"/>
              <w:numPr>
                <w:ilvl w:val="0"/>
                <w:numId w:val="14"/>
              </w:numPr>
              <w:spacing w:line="100" w:lineRule="atLeast"/>
              <w:rPr>
                <w:rFonts w:ascii="Cambria" w:hAnsi="Cambria"/>
                <w:color w:val="auto"/>
                <w:sz w:val="22"/>
                <w:szCs w:val="22"/>
              </w:rPr>
            </w:pPr>
            <w:r w:rsidRPr="00524A9E">
              <w:rPr>
                <w:rFonts w:ascii="Cambria" w:hAnsi="Cambria"/>
                <w:color w:val="auto"/>
                <w:sz w:val="22"/>
                <w:szCs w:val="22"/>
              </w:rPr>
              <w:t>Este fluxo alternativo se inicia se o Administrador selecionar a opção “Cancelar Agendamento”;</w:t>
            </w:r>
          </w:p>
          <w:p w14:paraId="431EA3E9" w14:textId="0DB43F3F" w:rsidR="000C78F2" w:rsidRPr="00524A9E" w:rsidRDefault="000C78F2" w:rsidP="003533CE">
            <w:pPr>
              <w:pStyle w:val="PargrafodaLista"/>
              <w:numPr>
                <w:ilvl w:val="0"/>
                <w:numId w:val="14"/>
              </w:numPr>
              <w:spacing w:line="100" w:lineRule="atLeast"/>
              <w:rPr>
                <w:rFonts w:ascii="Cambria" w:hAnsi="Cambria"/>
                <w:color w:val="auto"/>
                <w:sz w:val="22"/>
                <w:szCs w:val="22"/>
              </w:rPr>
            </w:pPr>
            <w:r w:rsidRPr="00524A9E">
              <w:rPr>
                <w:rFonts w:ascii="Cambria" w:hAnsi="Cambria"/>
                <w:color w:val="auto"/>
                <w:sz w:val="22"/>
                <w:szCs w:val="22"/>
              </w:rPr>
              <w:t xml:space="preserve">O sistema abre o alerta de confirmação de </w:t>
            </w:r>
            <w:r w:rsidR="006B3893" w:rsidRPr="00524A9E">
              <w:rPr>
                <w:rFonts w:ascii="Cambria" w:hAnsi="Cambria"/>
                <w:color w:val="auto"/>
                <w:sz w:val="22"/>
                <w:szCs w:val="22"/>
              </w:rPr>
              <w:t>Cancelamento da Reunião</w:t>
            </w:r>
            <w:r w:rsidRPr="00524A9E">
              <w:rPr>
                <w:rFonts w:ascii="Cambria" w:hAnsi="Cambria"/>
                <w:color w:val="auto"/>
                <w:sz w:val="22"/>
                <w:szCs w:val="22"/>
              </w:rPr>
              <w:t>;</w:t>
            </w:r>
          </w:p>
          <w:p w14:paraId="0982EDB3" w14:textId="4010CA31" w:rsidR="000C78F2" w:rsidRPr="006B3893" w:rsidRDefault="000C78F2" w:rsidP="003533CE">
            <w:pPr>
              <w:pStyle w:val="PargrafodaLista"/>
              <w:numPr>
                <w:ilvl w:val="0"/>
                <w:numId w:val="14"/>
              </w:numPr>
              <w:spacing w:line="100" w:lineRule="atLeast"/>
              <w:rPr>
                <w:color w:val="auto"/>
              </w:rPr>
            </w:pPr>
            <w:r w:rsidRPr="00CE5471">
              <w:rPr>
                <w:rFonts w:ascii="Cambria" w:hAnsi="Cambria"/>
                <w:color w:val="auto"/>
                <w:sz w:val="22"/>
                <w:szCs w:val="22"/>
              </w:rPr>
              <w:t xml:space="preserve">O Administrador </w:t>
            </w:r>
            <w:r>
              <w:rPr>
                <w:rFonts w:ascii="Cambria" w:hAnsi="Cambria"/>
                <w:color w:val="auto"/>
                <w:sz w:val="22"/>
                <w:szCs w:val="22"/>
              </w:rPr>
              <w:t xml:space="preserve">clica no botão “Sim” </w:t>
            </w:r>
            <w:r w:rsidR="006B3893">
              <w:rPr>
                <w:rFonts w:ascii="Cambria" w:hAnsi="Cambria"/>
                <w:color w:val="auto"/>
                <w:sz w:val="22"/>
                <w:szCs w:val="22"/>
              </w:rPr>
              <w:t>do alerta para confirmar o cancelamento da reunião;</w:t>
            </w:r>
          </w:p>
          <w:p w14:paraId="4B2A57C5" w14:textId="05832259" w:rsidR="006B3893" w:rsidRPr="00A52F94" w:rsidRDefault="006B3893" w:rsidP="003533CE">
            <w:pPr>
              <w:pStyle w:val="PargrafodaLista"/>
              <w:numPr>
                <w:ilvl w:val="0"/>
                <w:numId w:val="14"/>
              </w:numPr>
              <w:spacing w:line="100" w:lineRule="atLeast"/>
              <w:rPr>
                <w:color w:val="auto"/>
              </w:rPr>
            </w:pPr>
            <w:r>
              <w:rPr>
                <w:rFonts w:ascii="Cambria" w:hAnsi="Cambria"/>
                <w:color w:val="auto"/>
                <w:sz w:val="22"/>
                <w:szCs w:val="22"/>
              </w:rPr>
              <w:t>O sistema cancela a reunião agendada, envia o e-mail de cancelamento a todos os alunos convocados e encerra o caso de uso.</w:t>
            </w:r>
          </w:p>
          <w:p w14:paraId="573226C7" w14:textId="77777777" w:rsidR="000C78F2" w:rsidRPr="00CE5471" w:rsidRDefault="000C78F2" w:rsidP="000C78F2">
            <w:pPr>
              <w:spacing w:line="100" w:lineRule="atLeast"/>
              <w:rPr>
                <w:rFonts w:ascii="Cambria" w:hAnsi="Cambria"/>
                <w:color w:val="auto"/>
                <w:sz w:val="22"/>
                <w:szCs w:val="22"/>
              </w:rPr>
            </w:pPr>
          </w:p>
        </w:tc>
      </w:tr>
      <w:tr w:rsidR="00524A9E" w:rsidRPr="00CE5471" w14:paraId="31E82942" w14:textId="77777777" w:rsidTr="00C3506F">
        <w:trPr>
          <w:trHeight w:val="454"/>
        </w:trPr>
        <w:tc>
          <w:tcPr>
            <w:tcW w:w="2376" w:type="dxa"/>
            <w:tcBorders>
              <w:top w:val="single" w:sz="4" w:space="0" w:color="auto"/>
              <w:left w:val="single" w:sz="4" w:space="0" w:color="auto"/>
              <w:bottom w:val="single" w:sz="4" w:space="0" w:color="auto"/>
              <w:right w:val="single" w:sz="4" w:space="0" w:color="auto"/>
            </w:tcBorders>
            <w:shd w:val="clear" w:color="auto" w:fill="DEEAF6"/>
            <w:vAlign w:val="center"/>
          </w:tcPr>
          <w:p w14:paraId="247F4086" w14:textId="2FD7E860" w:rsidR="00524A9E" w:rsidRPr="00CE5471" w:rsidRDefault="00524A9E" w:rsidP="00CE5471">
            <w:pPr>
              <w:spacing w:line="100" w:lineRule="atLeast"/>
              <w:ind w:hanging="10"/>
              <w:rPr>
                <w:rFonts w:ascii="Cambria" w:hAnsi="Cambria"/>
                <w:b/>
                <w:color w:val="auto"/>
                <w:sz w:val="22"/>
                <w:szCs w:val="22"/>
              </w:rPr>
            </w:pPr>
            <w:r>
              <w:rPr>
                <w:rFonts w:ascii="Cambria" w:hAnsi="Cambria"/>
                <w:b/>
                <w:color w:val="auto"/>
                <w:sz w:val="22"/>
                <w:szCs w:val="22"/>
              </w:rPr>
              <w:t>Fluxo de Exceção 01</w:t>
            </w:r>
          </w:p>
        </w:tc>
        <w:tc>
          <w:tcPr>
            <w:tcW w:w="7831"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0FFBC265" w14:textId="77777777" w:rsidR="00524A9E" w:rsidRDefault="00524A9E" w:rsidP="00524A9E">
            <w:pPr>
              <w:spacing w:line="100" w:lineRule="atLeast"/>
              <w:rPr>
                <w:rFonts w:ascii="Cambria" w:hAnsi="Cambria"/>
                <w:color w:val="auto"/>
                <w:sz w:val="22"/>
                <w:szCs w:val="22"/>
                <w:u w:val="single"/>
              </w:rPr>
            </w:pPr>
          </w:p>
          <w:p w14:paraId="11193FA8" w14:textId="77777777" w:rsidR="00524A9E" w:rsidRPr="00524A9E" w:rsidRDefault="00524A9E" w:rsidP="003533CE">
            <w:pPr>
              <w:pStyle w:val="PargrafodaLista"/>
              <w:numPr>
                <w:ilvl w:val="0"/>
                <w:numId w:val="15"/>
              </w:numPr>
              <w:spacing w:line="100" w:lineRule="atLeast"/>
              <w:rPr>
                <w:rFonts w:ascii="Cambria" w:hAnsi="Cambria"/>
                <w:color w:val="auto"/>
                <w:sz w:val="22"/>
                <w:szCs w:val="22"/>
              </w:rPr>
            </w:pPr>
            <w:r w:rsidRPr="00524A9E">
              <w:rPr>
                <w:rFonts w:ascii="Cambria" w:hAnsi="Cambria"/>
                <w:color w:val="auto"/>
                <w:sz w:val="22"/>
                <w:szCs w:val="22"/>
              </w:rPr>
              <w:t>Este fluxo de exceção se inicia se nenhuma Reunião foi cadastrada no sistema;</w:t>
            </w:r>
          </w:p>
          <w:p w14:paraId="33C72AC0" w14:textId="13DFF07A" w:rsidR="00524A9E" w:rsidRPr="00524A9E" w:rsidRDefault="00524A9E" w:rsidP="003533CE">
            <w:pPr>
              <w:pStyle w:val="PargrafodaLista"/>
              <w:numPr>
                <w:ilvl w:val="0"/>
                <w:numId w:val="15"/>
              </w:numPr>
              <w:spacing w:line="100" w:lineRule="atLeast"/>
              <w:rPr>
                <w:rFonts w:ascii="Cambria" w:hAnsi="Cambria"/>
                <w:color w:val="auto"/>
                <w:sz w:val="22"/>
                <w:szCs w:val="22"/>
              </w:rPr>
            </w:pPr>
            <w:r w:rsidRPr="00524A9E">
              <w:rPr>
                <w:rFonts w:ascii="Cambria" w:hAnsi="Cambria"/>
                <w:color w:val="auto"/>
                <w:sz w:val="22"/>
                <w:szCs w:val="22"/>
              </w:rPr>
              <w:t>O sistema abre a janela nomeada “Reuniões das CADDs” no item 2 do fluxo principal, onde nenhuma reunião é apresentada e somente o botão “Agendar Reunião” está disponível para ser utilizado;</w:t>
            </w:r>
          </w:p>
          <w:p w14:paraId="7ABFD659" w14:textId="77777777" w:rsidR="00524A9E" w:rsidRDefault="00524A9E" w:rsidP="003533CE">
            <w:pPr>
              <w:pStyle w:val="PargrafodaLista"/>
              <w:numPr>
                <w:ilvl w:val="0"/>
                <w:numId w:val="15"/>
              </w:numPr>
              <w:spacing w:line="100" w:lineRule="atLeast"/>
              <w:rPr>
                <w:rFonts w:ascii="Cambria" w:hAnsi="Cambria"/>
                <w:color w:val="auto"/>
                <w:sz w:val="22"/>
                <w:szCs w:val="22"/>
              </w:rPr>
            </w:pPr>
            <w:r w:rsidRPr="00CE5471">
              <w:rPr>
                <w:rFonts w:ascii="Cambria" w:hAnsi="Cambria"/>
                <w:color w:val="auto"/>
                <w:sz w:val="22"/>
                <w:szCs w:val="22"/>
              </w:rPr>
              <w:t xml:space="preserve">O </w:t>
            </w:r>
            <w:r>
              <w:rPr>
                <w:rFonts w:ascii="Cambria" w:hAnsi="Cambria"/>
                <w:color w:val="auto"/>
                <w:sz w:val="22"/>
                <w:szCs w:val="22"/>
              </w:rPr>
              <w:t>membro da CADD</w:t>
            </w:r>
            <w:r w:rsidRPr="00CE5471">
              <w:rPr>
                <w:rFonts w:ascii="Cambria" w:hAnsi="Cambria"/>
                <w:color w:val="auto"/>
                <w:sz w:val="22"/>
                <w:szCs w:val="22"/>
              </w:rPr>
              <w:t xml:space="preserve"> </w:t>
            </w:r>
            <w:r>
              <w:rPr>
                <w:rFonts w:ascii="Cambria" w:hAnsi="Cambria"/>
                <w:color w:val="auto"/>
                <w:sz w:val="22"/>
                <w:szCs w:val="22"/>
              </w:rPr>
              <w:t>seleciona o botão “Agendar Reunião” e o fluxo caso de uso continua no fluxo alternativo 01.</w:t>
            </w:r>
          </w:p>
          <w:p w14:paraId="40DB235B" w14:textId="77777777" w:rsidR="00524A9E" w:rsidRDefault="00524A9E" w:rsidP="003A2231">
            <w:pPr>
              <w:spacing w:line="100" w:lineRule="atLeast"/>
              <w:rPr>
                <w:rFonts w:ascii="Cambria" w:hAnsi="Cambria"/>
                <w:color w:val="auto"/>
                <w:sz w:val="22"/>
                <w:szCs w:val="22"/>
                <w:u w:val="single"/>
              </w:rPr>
            </w:pPr>
          </w:p>
        </w:tc>
      </w:tr>
      <w:tr w:rsidR="00CE5471" w:rsidRPr="00CE5471" w14:paraId="26B72BDA" w14:textId="77777777" w:rsidTr="00CE5471">
        <w:trPr>
          <w:trHeight w:val="454"/>
        </w:trPr>
        <w:tc>
          <w:tcPr>
            <w:tcW w:w="2376" w:type="dxa"/>
            <w:tcBorders>
              <w:top w:val="single" w:sz="4" w:space="0" w:color="auto"/>
              <w:left w:val="single" w:sz="4" w:space="0" w:color="auto"/>
              <w:bottom w:val="single" w:sz="4" w:space="0" w:color="auto"/>
              <w:right w:val="single" w:sz="4" w:space="0" w:color="auto"/>
            </w:tcBorders>
            <w:shd w:val="clear" w:color="auto" w:fill="DEEAF6"/>
            <w:vAlign w:val="center"/>
          </w:tcPr>
          <w:p w14:paraId="2648D35C" w14:textId="4AAAD43A" w:rsidR="001648F9" w:rsidRPr="00CE5471" w:rsidRDefault="00830317" w:rsidP="00CE5471">
            <w:pPr>
              <w:spacing w:line="100" w:lineRule="atLeast"/>
              <w:ind w:hanging="10"/>
              <w:rPr>
                <w:b/>
                <w:color w:val="auto"/>
              </w:rPr>
            </w:pPr>
            <w:r w:rsidRPr="00CE5471">
              <w:rPr>
                <w:rFonts w:ascii="Cambria" w:hAnsi="Cambria"/>
                <w:b/>
                <w:color w:val="auto"/>
                <w:sz w:val="22"/>
                <w:szCs w:val="22"/>
              </w:rPr>
              <w:t>Fluxo de Exceção</w:t>
            </w:r>
            <w:r w:rsidR="00524A9E">
              <w:rPr>
                <w:rFonts w:ascii="Cambria" w:hAnsi="Cambria"/>
                <w:b/>
                <w:color w:val="auto"/>
                <w:sz w:val="22"/>
                <w:szCs w:val="22"/>
              </w:rPr>
              <w:t xml:space="preserve"> 02</w:t>
            </w:r>
          </w:p>
        </w:tc>
        <w:tc>
          <w:tcPr>
            <w:tcW w:w="7831" w:type="dxa"/>
            <w:tcBorders>
              <w:top w:val="single" w:sz="4" w:space="0" w:color="auto"/>
              <w:left w:val="single" w:sz="4" w:space="0" w:color="auto"/>
              <w:bottom w:val="single" w:sz="4" w:space="0" w:color="auto"/>
              <w:right w:val="single" w:sz="4" w:space="0" w:color="auto"/>
            </w:tcBorders>
            <w:shd w:val="clear" w:color="auto" w:fill="auto"/>
            <w:vAlign w:val="center"/>
          </w:tcPr>
          <w:p w14:paraId="0521ED5B" w14:textId="77777777" w:rsidR="00524A9E" w:rsidRPr="00524A9E" w:rsidRDefault="00524A9E" w:rsidP="00524A9E">
            <w:pPr>
              <w:pStyle w:val="PargrafodaLista"/>
              <w:spacing w:line="100" w:lineRule="atLeast"/>
              <w:ind w:left="360"/>
              <w:rPr>
                <w:rFonts w:ascii="Cambria" w:hAnsi="Cambria"/>
                <w:color w:val="auto"/>
                <w:sz w:val="22"/>
                <w:szCs w:val="22"/>
              </w:rPr>
            </w:pPr>
          </w:p>
          <w:p w14:paraId="51790ECC" w14:textId="02EC9EF0" w:rsidR="00524A9E" w:rsidRDefault="00524A9E" w:rsidP="003533CE">
            <w:pPr>
              <w:pStyle w:val="PargrafodaLista"/>
              <w:numPr>
                <w:ilvl w:val="0"/>
                <w:numId w:val="54"/>
              </w:numPr>
              <w:spacing w:line="100" w:lineRule="atLeast"/>
              <w:rPr>
                <w:rFonts w:ascii="Cambria" w:hAnsi="Cambria"/>
                <w:color w:val="auto"/>
                <w:sz w:val="22"/>
                <w:szCs w:val="22"/>
              </w:rPr>
            </w:pPr>
            <w:r w:rsidRPr="00524A9E">
              <w:rPr>
                <w:rFonts w:ascii="Cambria" w:hAnsi="Cambria"/>
                <w:color w:val="auto"/>
                <w:sz w:val="22"/>
                <w:szCs w:val="22"/>
              </w:rPr>
              <w:t>Este fluxo de exceção se inicia se</w:t>
            </w:r>
            <w:r>
              <w:rPr>
                <w:rFonts w:ascii="Cambria" w:hAnsi="Cambria"/>
                <w:color w:val="auto"/>
                <w:sz w:val="22"/>
                <w:szCs w:val="22"/>
              </w:rPr>
              <w:t xml:space="preserve"> ocorrer erro no envio de e-mails aos alunos nos itens 3 dos fluxos alternativos 01</w:t>
            </w:r>
            <w:r w:rsidR="009D6CC3">
              <w:rPr>
                <w:rFonts w:ascii="Cambria" w:hAnsi="Cambria"/>
                <w:color w:val="auto"/>
                <w:sz w:val="22"/>
                <w:szCs w:val="22"/>
              </w:rPr>
              <w:t>, 03</w:t>
            </w:r>
            <w:r>
              <w:rPr>
                <w:rFonts w:ascii="Cambria" w:hAnsi="Cambria"/>
                <w:color w:val="auto"/>
                <w:sz w:val="22"/>
                <w:szCs w:val="22"/>
              </w:rPr>
              <w:t xml:space="preserve"> ou 0</w:t>
            </w:r>
            <w:r w:rsidR="009D6CC3">
              <w:rPr>
                <w:rFonts w:ascii="Cambria" w:hAnsi="Cambria"/>
                <w:color w:val="auto"/>
                <w:sz w:val="22"/>
                <w:szCs w:val="22"/>
              </w:rPr>
              <w:t>4</w:t>
            </w:r>
            <w:r w:rsidRPr="00524A9E">
              <w:rPr>
                <w:rFonts w:ascii="Cambria" w:hAnsi="Cambria"/>
                <w:color w:val="auto"/>
                <w:sz w:val="22"/>
                <w:szCs w:val="22"/>
              </w:rPr>
              <w:t>;</w:t>
            </w:r>
          </w:p>
          <w:p w14:paraId="52E1423E" w14:textId="1CEDFF05" w:rsidR="001648F9" w:rsidRPr="00463452" w:rsidRDefault="00463452" w:rsidP="003533CE">
            <w:pPr>
              <w:pStyle w:val="PargrafodaLista"/>
              <w:numPr>
                <w:ilvl w:val="0"/>
                <w:numId w:val="54"/>
              </w:numPr>
              <w:spacing w:line="100" w:lineRule="atLeast"/>
              <w:rPr>
                <w:rFonts w:ascii="Cambria" w:hAnsi="Cambria"/>
                <w:color w:val="auto"/>
                <w:sz w:val="22"/>
                <w:szCs w:val="22"/>
              </w:rPr>
            </w:pPr>
            <w:r w:rsidRPr="00CE5471">
              <w:rPr>
                <w:rFonts w:ascii="Cambria" w:hAnsi="Cambria"/>
                <w:color w:val="auto"/>
                <w:sz w:val="22"/>
                <w:szCs w:val="22"/>
              </w:rPr>
              <w:t xml:space="preserve">O </w:t>
            </w:r>
            <w:r w:rsidR="00207BBE">
              <w:rPr>
                <w:rFonts w:ascii="Cambria" w:hAnsi="Cambria"/>
                <w:color w:val="auto"/>
                <w:sz w:val="22"/>
                <w:szCs w:val="22"/>
              </w:rPr>
              <w:t xml:space="preserve">sistema exibe um </w:t>
            </w:r>
            <w:r w:rsidR="005E04A8">
              <w:rPr>
                <w:rFonts w:ascii="Cambria" w:hAnsi="Cambria"/>
                <w:color w:val="auto"/>
                <w:sz w:val="22"/>
                <w:szCs w:val="22"/>
              </w:rPr>
              <w:t>ícone</w:t>
            </w:r>
            <w:r w:rsidR="00207BBE">
              <w:rPr>
                <w:rFonts w:ascii="Cambria" w:hAnsi="Cambria"/>
                <w:color w:val="auto"/>
                <w:sz w:val="22"/>
                <w:szCs w:val="22"/>
              </w:rPr>
              <w:t xml:space="preserve"> de falha no envio do e-mail ao lado </w:t>
            </w:r>
            <w:r w:rsidR="009632ED">
              <w:rPr>
                <w:rFonts w:ascii="Cambria" w:hAnsi="Cambria"/>
                <w:color w:val="auto"/>
                <w:sz w:val="22"/>
                <w:szCs w:val="22"/>
              </w:rPr>
              <w:t>de cada</w:t>
            </w:r>
            <w:r w:rsidR="00207BBE">
              <w:rPr>
                <w:rFonts w:ascii="Cambria" w:hAnsi="Cambria"/>
                <w:color w:val="auto"/>
                <w:sz w:val="22"/>
                <w:szCs w:val="22"/>
              </w:rPr>
              <w:t xml:space="preserve"> aluno</w:t>
            </w:r>
            <w:r w:rsidR="009632ED">
              <w:rPr>
                <w:rFonts w:ascii="Cambria" w:hAnsi="Cambria"/>
                <w:color w:val="auto"/>
                <w:sz w:val="22"/>
                <w:szCs w:val="22"/>
              </w:rPr>
              <w:t xml:space="preserve"> ao qual o e-mail não foi enviado e o caso de uso se encerra nos fluxos alternativos 01, 0</w:t>
            </w:r>
            <w:r w:rsidR="009D6CC3">
              <w:rPr>
                <w:rFonts w:ascii="Cambria" w:hAnsi="Cambria"/>
                <w:color w:val="auto"/>
                <w:sz w:val="22"/>
                <w:szCs w:val="22"/>
              </w:rPr>
              <w:t>3</w:t>
            </w:r>
            <w:r w:rsidR="009632ED">
              <w:rPr>
                <w:rFonts w:ascii="Cambria" w:hAnsi="Cambria"/>
                <w:color w:val="auto"/>
                <w:sz w:val="22"/>
                <w:szCs w:val="22"/>
              </w:rPr>
              <w:t xml:space="preserve"> ou 0</w:t>
            </w:r>
            <w:r w:rsidR="009D6CC3">
              <w:rPr>
                <w:rFonts w:ascii="Cambria" w:hAnsi="Cambria"/>
                <w:color w:val="auto"/>
                <w:sz w:val="22"/>
                <w:szCs w:val="22"/>
              </w:rPr>
              <w:t>4</w:t>
            </w:r>
            <w:r>
              <w:rPr>
                <w:rFonts w:ascii="Cambria" w:hAnsi="Cambria"/>
                <w:color w:val="auto"/>
                <w:sz w:val="22"/>
                <w:szCs w:val="22"/>
              </w:rPr>
              <w:t>.</w:t>
            </w:r>
            <w:r w:rsidR="00A52F94" w:rsidRPr="00463452">
              <w:rPr>
                <w:rFonts w:ascii="Cambria" w:hAnsi="Cambria"/>
                <w:color w:val="auto"/>
                <w:sz w:val="22"/>
                <w:szCs w:val="22"/>
                <w:u w:val="single"/>
              </w:rPr>
              <w:br/>
            </w:r>
          </w:p>
        </w:tc>
      </w:tr>
      <w:tr w:rsidR="00CE5471" w:rsidRPr="00CE5471" w14:paraId="5BC8DFEA" w14:textId="77777777" w:rsidTr="00CE5471">
        <w:trPr>
          <w:trHeight w:val="454"/>
        </w:trPr>
        <w:tc>
          <w:tcPr>
            <w:tcW w:w="2376" w:type="dxa"/>
            <w:tcBorders>
              <w:top w:val="single" w:sz="4" w:space="0" w:color="auto"/>
              <w:left w:val="single" w:sz="4" w:space="0" w:color="auto"/>
              <w:bottom w:val="single" w:sz="4" w:space="0" w:color="auto"/>
              <w:right w:val="single" w:sz="4" w:space="0" w:color="auto"/>
            </w:tcBorders>
            <w:shd w:val="clear" w:color="auto" w:fill="DEEAF6"/>
            <w:vAlign w:val="center"/>
          </w:tcPr>
          <w:p w14:paraId="5C1A102D" w14:textId="77777777" w:rsidR="001648F9" w:rsidRPr="00CE5471" w:rsidRDefault="00830317" w:rsidP="00CE5471">
            <w:pPr>
              <w:spacing w:line="100" w:lineRule="atLeast"/>
              <w:ind w:hanging="10"/>
              <w:rPr>
                <w:b/>
                <w:color w:val="auto"/>
              </w:rPr>
            </w:pPr>
            <w:r w:rsidRPr="00CE5471">
              <w:rPr>
                <w:rFonts w:ascii="Cambria" w:hAnsi="Cambria"/>
                <w:b/>
                <w:color w:val="auto"/>
                <w:sz w:val="22"/>
                <w:szCs w:val="22"/>
              </w:rPr>
              <w:t>Pós-condição</w:t>
            </w:r>
          </w:p>
        </w:tc>
        <w:tc>
          <w:tcPr>
            <w:tcW w:w="7831" w:type="dxa"/>
            <w:tcBorders>
              <w:top w:val="single" w:sz="4" w:space="0" w:color="auto"/>
              <w:left w:val="single" w:sz="4" w:space="0" w:color="auto"/>
              <w:bottom w:val="single" w:sz="4" w:space="0" w:color="auto"/>
              <w:right w:val="single" w:sz="4" w:space="0" w:color="auto"/>
            </w:tcBorders>
            <w:shd w:val="clear" w:color="auto" w:fill="DEEAF6"/>
            <w:vAlign w:val="center"/>
          </w:tcPr>
          <w:p w14:paraId="3F3D6AD2" w14:textId="4DFE034B" w:rsidR="005E04A8" w:rsidRDefault="005E04A8" w:rsidP="00C82DA5">
            <w:pPr>
              <w:spacing w:line="100" w:lineRule="atLeast"/>
              <w:rPr>
                <w:rFonts w:ascii="Cambria" w:hAnsi="Cambria"/>
                <w:color w:val="auto"/>
                <w:sz w:val="22"/>
                <w:szCs w:val="22"/>
              </w:rPr>
            </w:pPr>
          </w:p>
          <w:p w14:paraId="4982FC9C" w14:textId="3C94B36A" w:rsidR="005E04A8" w:rsidRDefault="005E04A8" w:rsidP="005E04A8">
            <w:pPr>
              <w:spacing w:line="100" w:lineRule="atLeast"/>
              <w:rPr>
                <w:rFonts w:ascii="Cambria" w:hAnsi="Cambria"/>
                <w:color w:val="auto"/>
                <w:sz w:val="22"/>
                <w:szCs w:val="22"/>
              </w:rPr>
            </w:pPr>
            <w:r>
              <w:rPr>
                <w:rFonts w:ascii="Cambria" w:hAnsi="Cambria"/>
                <w:color w:val="auto"/>
                <w:sz w:val="22"/>
                <w:szCs w:val="22"/>
              </w:rPr>
              <w:t xml:space="preserve">Após a execução do Caso de Uso é esperado que os as reuniões da CADDs </w:t>
            </w:r>
          </w:p>
          <w:p w14:paraId="47CF3852" w14:textId="77777777" w:rsidR="005E04A8" w:rsidRDefault="005E04A8" w:rsidP="00C82DA5">
            <w:pPr>
              <w:spacing w:line="100" w:lineRule="atLeast"/>
              <w:rPr>
                <w:rFonts w:ascii="Cambria" w:hAnsi="Cambria"/>
                <w:color w:val="auto"/>
                <w:sz w:val="22"/>
                <w:szCs w:val="22"/>
              </w:rPr>
            </w:pPr>
            <w:r>
              <w:rPr>
                <w:rFonts w:ascii="Cambria" w:hAnsi="Cambria"/>
                <w:color w:val="auto"/>
                <w:sz w:val="22"/>
                <w:szCs w:val="22"/>
              </w:rPr>
              <w:t>A</w:t>
            </w:r>
            <w:r w:rsidR="00C82DA5">
              <w:rPr>
                <w:rFonts w:ascii="Cambria" w:hAnsi="Cambria"/>
                <w:color w:val="auto"/>
                <w:sz w:val="22"/>
                <w:szCs w:val="22"/>
              </w:rPr>
              <w:t>gendadas</w:t>
            </w:r>
            <w:r>
              <w:rPr>
                <w:rFonts w:ascii="Cambria" w:hAnsi="Cambria"/>
                <w:color w:val="auto"/>
                <w:sz w:val="22"/>
                <w:szCs w:val="22"/>
              </w:rPr>
              <w:t xml:space="preserve"> ou </w:t>
            </w:r>
            <w:r w:rsidR="00C82DA5">
              <w:rPr>
                <w:rFonts w:ascii="Cambria" w:hAnsi="Cambria"/>
                <w:color w:val="auto"/>
                <w:sz w:val="22"/>
                <w:szCs w:val="22"/>
              </w:rPr>
              <w:t>visualizada</w:t>
            </w:r>
            <w:r>
              <w:rPr>
                <w:rFonts w:ascii="Cambria" w:hAnsi="Cambria"/>
                <w:color w:val="auto"/>
                <w:sz w:val="22"/>
                <w:szCs w:val="22"/>
              </w:rPr>
              <w:t>s</w:t>
            </w:r>
            <w:r w:rsidR="00C82DA5" w:rsidRPr="009F5716">
              <w:rPr>
                <w:rFonts w:ascii="Cambria" w:hAnsi="Cambria"/>
                <w:color w:val="auto"/>
                <w:sz w:val="22"/>
                <w:szCs w:val="22"/>
              </w:rPr>
              <w:t xml:space="preserve"> </w:t>
            </w:r>
            <w:r>
              <w:rPr>
                <w:rFonts w:ascii="Cambria" w:hAnsi="Cambria"/>
                <w:color w:val="auto"/>
                <w:sz w:val="22"/>
                <w:szCs w:val="22"/>
              </w:rPr>
              <w:t xml:space="preserve">ou </w:t>
            </w:r>
            <w:r w:rsidR="00C82DA5">
              <w:rPr>
                <w:rFonts w:ascii="Cambria" w:hAnsi="Cambria"/>
                <w:color w:val="auto"/>
                <w:sz w:val="22"/>
                <w:szCs w:val="22"/>
              </w:rPr>
              <w:t xml:space="preserve">reagendadas </w:t>
            </w:r>
            <w:r w:rsidR="00C82DA5" w:rsidRPr="009F5716">
              <w:rPr>
                <w:rFonts w:ascii="Cambria" w:hAnsi="Cambria"/>
                <w:color w:val="auto"/>
                <w:sz w:val="22"/>
                <w:szCs w:val="22"/>
              </w:rPr>
              <w:t xml:space="preserve">ou </w:t>
            </w:r>
            <w:r w:rsidR="00C82DA5">
              <w:rPr>
                <w:rFonts w:ascii="Cambria" w:hAnsi="Cambria"/>
                <w:color w:val="auto"/>
                <w:sz w:val="22"/>
                <w:szCs w:val="22"/>
              </w:rPr>
              <w:t>canceladas</w:t>
            </w:r>
            <w:r w:rsidR="00C82DA5" w:rsidRPr="009F5716">
              <w:rPr>
                <w:rFonts w:ascii="Cambria" w:hAnsi="Cambria"/>
                <w:color w:val="auto"/>
                <w:sz w:val="22"/>
                <w:szCs w:val="22"/>
              </w:rPr>
              <w:t>.</w:t>
            </w:r>
          </w:p>
          <w:p w14:paraId="6EEB8136" w14:textId="40A9A943" w:rsidR="001648F9" w:rsidRPr="00CE5471" w:rsidRDefault="001648F9" w:rsidP="00C82DA5">
            <w:pPr>
              <w:spacing w:line="100" w:lineRule="atLeast"/>
              <w:rPr>
                <w:color w:val="auto"/>
              </w:rPr>
            </w:pPr>
          </w:p>
        </w:tc>
      </w:tr>
    </w:tbl>
    <w:p w14:paraId="63D9F431" w14:textId="77777777" w:rsidR="001648F9" w:rsidRDefault="001648F9">
      <w:pPr>
        <w:jc w:val="both"/>
        <w:rPr>
          <w:rFonts w:ascii="Cambria" w:hAnsi="Cambria"/>
          <w:sz w:val="24"/>
          <w:szCs w:val="24"/>
        </w:rPr>
      </w:pPr>
    </w:p>
    <w:tbl>
      <w:tblPr>
        <w:tblW w:w="10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6"/>
        <w:gridCol w:w="7831"/>
      </w:tblGrid>
      <w:tr w:rsidR="00CE5471" w:rsidRPr="00CE5471" w14:paraId="21E39B17" w14:textId="77777777" w:rsidTr="00CE5471">
        <w:trPr>
          <w:trHeight w:val="557"/>
        </w:trPr>
        <w:tc>
          <w:tcPr>
            <w:tcW w:w="2376" w:type="dxa"/>
            <w:shd w:val="clear" w:color="auto" w:fill="DEEAF6"/>
            <w:vAlign w:val="center"/>
          </w:tcPr>
          <w:p w14:paraId="3B79E886" w14:textId="77777777" w:rsidR="001648F9" w:rsidRPr="00CE5471" w:rsidRDefault="00830317" w:rsidP="00CE5471">
            <w:pPr>
              <w:spacing w:line="100" w:lineRule="atLeast"/>
              <w:rPr>
                <w:b/>
                <w:color w:val="auto"/>
              </w:rPr>
            </w:pPr>
            <w:r w:rsidRPr="00CE5471">
              <w:rPr>
                <w:rFonts w:ascii="Cambria" w:hAnsi="Cambria"/>
                <w:b/>
                <w:color w:val="auto"/>
                <w:sz w:val="22"/>
                <w:szCs w:val="22"/>
              </w:rPr>
              <w:t>Caso de Uso</w:t>
            </w:r>
          </w:p>
        </w:tc>
        <w:tc>
          <w:tcPr>
            <w:tcW w:w="7831" w:type="dxa"/>
            <w:shd w:val="clear" w:color="auto" w:fill="DEEAF6"/>
            <w:vAlign w:val="center"/>
          </w:tcPr>
          <w:p w14:paraId="4EDA25A9" w14:textId="523922B1" w:rsidR="001648F9" w:rsidRPr="00CE5471" w:rsidRDefault="00C82DA5" w:rsidP="00C82DA5">
            <w:pPr>
              <w:pStyle w:val="Ttulo3"/>
              <w:spacing w:before="0" w:after="0" w:line="100" w:lineRule="atLeast"/>
              <w:rPr>
                <w:b/>
                <w:i w:val="0"/>
                <w:color w:val="auto"/>
              </w:rPr>
            </w:pPr>
            <w:bookmarkStart w:id="83" w:name="_Toc499593647"/>
            <w:r>
              <w:rPr>
                <w:b/>
                <w:i w:val="0"/>
                <w:color w:val="auto"/>
              </w:rPr>
              <w:t>(CSU06</w:t>
            </w:r>
            <w:r w:rsidR="005B6866" w:rsidRPr="00CE5471">
              <w:rPr>
                <w:b/>
                <w:i w:val="0"/>
                <w:color w:val="auto"/>
              </w:rPr>
              <w:t xml:space="preserve">) </w:t>
            </w:r>
            <w:r>
              <w:rPr>
                <w:b/>
                <w:i w:val="0"/>
                <w:color w:val="auto"/>
              </w:rPr>
              <w:t xml:space="preserve">Manter </w:t>
            </w:r>
            <w:r w:rsidR="00830317" w:rsidRPr="00CE5471">
              <w:rPr>
                <w:b/>
                <w:i w:val="0"/>
                <w:color w:val="auto"/>
              </w:rPr>
              <w:t>Atendimento</w:t>
            </w:r>
            <w:r>
              <w:rPr>
                <w:b/>
                <w:i w:val="0"/>
                <w:color w:val="auto"/>
              </w:rPr>
              <w:t>s</w:t>
            </w:r>
            <w:bookmarkEnd w:id="83"/>
          </w:p>
        </w:tc>
      </w:tr>
      <w:tr w:rsidR="00CE5471" w:rsidRPr="00CE5471" w14:paraId="042D0A43" w14:textId="77777777" w:rsidTr="00CE5471">
        <w:trPr>
          <w:trHeight w:val="454"/>
        </w:trPr>
        <w:tc>
          <w:tcPr>
            <w:tcW w:w="2376" w:type="dxa"/>
            <w:shd w:val="clear" w:color="auto" w:fill="DEEAF6"/>
            <w:vAlign w:val="center"/>
          </w:tcPr>
          <w:p w14:paraId="33C17AE7" w14:textId="77777777" w:rsidR="001648F9" w:rsidRPr="00CE5471" w:rsidRDefault="00830317" w:rsidP="00CE5471">
            <w:pPr>
              <w:spacing w:line="100" w:lineRule="atLeast"/>
              <w:ind w:hanging="10"/>
              <w:rPr>
                <w:b/>
                <w:color w:val="auto"/>
              </w:rPr>
            </w:pPr>
            <w:r w:rsidRPr="00CE5471">
              <w:rPr>
                <w:rFonts w:ascii="Cambria" w:hAnsi="Cambria"/>
                <w:b/>
                <w:color w:val="auto"/>
                <w:sz w:val="22"/>
                <w:szCs w:val="22"/>
              </w:rPr>
              <w:t>Ator Principal</w:t>
            </w:r>
          </w:p>
        </w:tc>
        <w:tc>
          <w:tcPr>
            <w:tcW w:w="7831" w:type="dxa"/>
            <w:shd w:val="clear" w:color="auto" w:fill="auto"/>
            <w:vAlign w:val="center"/>
          </w:tcPr>
          <w:p w14:paraId="2094B694" w14:textId="77777777" w:rsidR="001648F9" w:rsidRPr="00CE5471" w:rsidRDefault="00830317" w:rsidP="00CE5471">
            <w:pPr>
              <w:spacing w:line="100" w:lineRule="atLeast"/>
              <w:rPr>
                <w:color w:val="auto"/>
              </w:rPr>
            </w:pPr>
            <w:r w:rsidRPr="00CE5471">
              <w:rPr>
                <w:rFonts w:ascii="Cambria" w:hAnsi="Cambria"/>
                <w:color w:val="auto"/>
                <w:sz w:val="22"/>
                <w:szCs w:val="22"/>
              </w:rPr>
              <w:t>Membro da CADD</w:t>
            </w:r>
          </w:p>
        </w:tc>
      </w:tr>
      <w:tr w:rsidR="00CE5471" w:rsidRPr="00CE5471" w14:paraId="3F62B59E" w14:textId="77777777" w:rsidTr="00CE5471">
        <w:trPr>
          <w:trHeight w:val="454"/>
        </w:trPr>
        <w:tc>
          <w:tcPr>
            <w:tcW w:w="2376" w:type="dxa"/>
            <w:shd w:val="clear" w:color="auto" w:fill="DEEAF6"/>
            <w:vAlign w:val="center"/>
          </w:tcPr>
          <w:p w14:paraId="4EEF4C2F" w14:textId="77777777" w:rsidR="001648F9" w:rsidRPr="00CE5471" w:rsidRDefault="00830317" w:rsidP="00CE5471">
            <w:pPr>
              <w:spacing w:line="100" w:lineRule="atLeast"/>
              <w:ind w:hanging="10"/>
              <w:rPr>
                <w:b/>
                <w:color w:val="auto"/>
              </w:rPr>
            </w:pPr>
            <w:r w:rsidRPr="00CE5471">
              <w:rPr>
                <w:rFonts w:ascii="Cambria" w:hAnsi="Cambria"/>
                <w:b/>
                <w:color w:val="auto"/>
                <w:sz w:val="22"/>
                <w:szCs w:val="22"/>
              </w:rPr>
              <w:t>Pré-condição</w:t>
            </w:r>
          </w:p>
        </w:tc>
        <w:tc>
          <w:tcPr>
            <w:tcW w:w="7831" w:type="dxa"/>
            <w:shd w:val="clear" w:color="auto" w:fill="DEEAF6"/>
            <w:vAlign w:val="center"/>
          </w:tcPr>
          <w:p w14:paraId="42581D12" w14:textId="77777777" w:rsidR="005E04A8" w:rsidRPr="005E04A8" w:rsidRDefault="005E04A8" w:rsidP="005E04A8">
            <w:pPr>
              <w:pStyle w:val="PargrafodaLista"/>
              <w:spacing w:line="100" w:lineRule="atLeast"/>
              <w:ind w:left="360"/>
            </w:pPr>
          </w:p>
          <w:p w14:paraId="41D1ADCD" w14:textId="14484083" w:rsidR="005E04A8" w:rsidRDefault="005E04A8" w:rsidP="003533CE">
            <w:pPr>
              <w:pStyle w:val="PargrafodaLista"/>
              <w:numPr>
                <w:ilvl w:val="0"/>
                <w:numId w:val="55"/>
              </w:numPr>
              <w:spacing w:line="100" w:lineRule="atLeast"/>
            </w:pPr>
            <w:r w:rsidRPr="00533BF9">
              <w:rPr>
                <w:rFonts w:ascii="Cambria" w:hAnsi="Cambria"/>
                <w:sz w:val="22"/>
                <w:szCs w:val="22"/>
              </w:rPr>
              <w:t xml:space="preserve">O membro da CADD </w:t>
            </w:r>
            <w:r>
              <w:rPr>
                <w:rFonts w:ascii="Cambria" w:hAnsi="Cambria"/>
                <w:sz w:val="22"/>
                <w:szCs w:val="22"/>
              </w:rPr>
              <w:t xml:space="preserve">deve estar </w:t>
            </w:r>
            <w:r w:rsidRPr="00533BF9">
              <w:rPr>
                <w:rFonts w:ascii="Cambria" w:hAnsi="Cambria"/>
                <w:sz w:val="22"/>
                <w:szCs w:val="22"/>
              </w:rPr>
              <w:t>identificado no sistema;</w:t>
            </w:r>
            <w:r>
              <w:t xml:space="preserve"> </w:t>
            </w:r>
          </w:p>
          <w:p w14:paraId="4D4A887B" w14:textId="351BC8DF" w:rsidR="001648F9" w:rsidRPr="00CE5471" w:rsidRDefault="001648F9" w:rsidP="00CE5471">
            <w:pPr>
              <w:spacing w:line="100" w:lineRule="atLeast"/>
              <w:rPr>
                <w:color w:val="auto"/>
              </w:rPr>
            </w:pPr>
          </w:p>
        </w:tc>
      </w:tr>
      <w:tr w:rsidR="00CE5471" w:rsidRPr="00CE5471" w14:paraId="10C26670" w14:textId="77777777" w:rsidTr="00CE5471">
        <w:trPr>
          <w:trHeight w:val="454"/>
        </w:trPr>
        <w:tc>
          <w:tcPr>
            <w:tcW w:w="2376" w:type="dxa"/>
            <w:shd w:val="clear" w:color="auto" w:fill="DEEAF6"/>
            <w:vAlign w:val="center"/>
          </w:tcPr>
          <w:p w14:paraId="48DE4D8F" w14:textId="77777777" w:rsidR="001648F9" w:rsidRPr="00CE5471" w:rsidRDefault="00830317" w:rsidP="00CE5471">
            <w:pPr>
              <w:spacing w:line="100" w:lineRule="atLeast"/>
              <w:ind w:hanging="10"/>
              <w:rPr>
                <w:b/>
                <w:color w:val="auto"/>
              </w:rPr>
            </w:pPr>
            <w:r w:rsidRPr="00CE5471">
              <w:rPr>
                <w:rFonts w:ascii="Cambria" w:hAnsi="Cambria"/>
                <w:b/>
                <w:color w:val="auto"/>
                <w:sz w:val="22"/>
                <w:szCs w:val="22"/>
              </w:rPr>
              <w:t>Fluxo Principal</w:t>
            </w:r>
          </w:p>
        </w:tc>
        <w:tc>
          <w:tcPr>
            <w:tcW w:w="7831" w:type="dxa"/>
            <w:shd w:val="clear" w:color="auto" w:fill="auto"/>
            <w:vAlign w:val="center"/>
          </w:tcPr>
          <w:p w14:paraId="02C2C88A" w14:textId="77777777" w:rsidR="00A52F94" w:rsidRDefault="00A52F94" w:rsidP="00A52F94">
            <w:pPr>
              <w:pStyle w:val="PargrafodaLista"/>
              <w:spacing w:line="100" w:lineRule="atLeast"/>
              <w:ind w:left="360"/>
              <w:rPr>
                <w:rFonts w:ascii="Cambria" w:hAnsi="Cambria"/>
                <w:color w:val="auto"/>
                <w:sz w:val="22"/>
                <w:szCs w:val="22"/>
              </w:rPr>
            </w:pPr>
          </w:p>
          <w:p w14:paraId="1E64EEBB" w14:textId="2FDCAE95" w:rsidR="00C82DA5" w:rsidRPr="00CE5471" w:rsidRDefault="00C82DA5" w:rsidP="003533CE">
            <w:pPr>
              <w:pStyle w:val="PargrafodaLista"/>
              <w:numPr>
                <w:ilvl w:val="0"/>
                <w:numId w:val="16"/>
              </w:numPr>
              <w:spacing w:line="100" w:lineRule="atLeast"/>
              <w:rPr>
                <w:rFonts w:ascii="Cambria" w:hAnsi="Cambria"/>
                <w:color w:val="auto"/>
                <w:sz w:val="22"/>
                <w:szCs w:val="22"/>
              </w:rPr>
            </w:pPr>
            <w:r w:rsidRPr="00CE5471">
              <w:rPr>
                <w:rFonts w:ascii="Cambria" w:hAnsi="Cambria"/>
                <w:color w:val="auto"/>
                <w:sz w:val="22"/>
                <w:szCs w:val="22"/>
              </w:rPr>
              <w:t xml:space="preserve">O </w:t>
            </w:r>
            <w:r>
              <w:rPr>
                <w:rFonts w:ascii="Cambria" w:hAnsi="Cambria"/>
                <w:color w:val="auto"/>
                <w:sz w:val="22"/>
                <w:szCs w:val="22"/>
              </w:rPr>
              <w:t>membro da CADD</w:t>
            </w:r>
            <w:r w:rsidRPr="00CE5471">
              <w:rPr>
                <w:rFonts w:ascii="Cambria" w:hAnsi="Cambria"/>
                <w:color w:val="auto"/>
                <w:sz w:val="22"/>
                <w:szCs w:val="22"/>
              </w:rPr>
              <w:t xml:space="preserve"> inicia o processo de </w:t>
            </w:r>
            <w:r>
              <w:rPr>
                <w:rFonts w:ascii="Cambria" w:hAnsi="Cambria"/>
                <w:color w:val="auto"/>
                <w:sz w:val="22"/>
                <w:szCs w:val="22"/>
              </w:rPr>
              <w:t xml:space="preserve">manutenção </w:t>
            </w:r>
            <w:r w:rsidRPr="00CE5471">
              <w:rPr>
                <w:rFonts w:ascii="Cambria" w:hAnsi="Cambria"/>
                <w:color w:val="auto"/>
                <w:sz w:val="22"/>
                <w:szCs w:val="22"/>
              </w:rPr>
              <w:t>d</w:t>
            </w:r>
            <w:r>
              <w:rPr>
                <w:rFonts w:ascii="Cambria" w:hAnsi="Cambria"/>
                <w:color w:val="auto"/>
                <w:sz w:val="22"/>
                <w:szCs w:val="22"/>
              </w:rPr>
              <w:t xml:space="preserve">os Atendimentos </w:t>
            </w:r>
            <w:r w:rsidRPr="00CE5471">
              <w:rPr>
                <w:rFonts w:ascii="Cambria" w:hAnsi="Cambria"/>
                <w:color w:val="auto"/>
                <w:sz w:val="22"/>
                <w:szCs w:val="22"/>
              </w:rPr>
              <w:t>ao selecionar a opção de “</w:t>
            </w:r>
            <w:r>
              <w:rPr>
                <w:rFonts w:ascii="Cambria" w:hAnsi="Cambria"/>
                <w:color w:val="auto"/>
                <w:sz w:val="22"/>
                <w:szCs w:val="22"/>
              </w:rPr>
              <w:t>Atendimentos das CADDs</w:t>
            </w:r>
            <w:r w:rsidRPr="00CE5471">
              <w:rPr>
                <w:rFonts w:ascii="Cambria" w:hAnsi="Cambria"/>
                <w:color w:val="auto"/>
                <w:sz w:val="22"/>
                <w:szCs w:val="22"/>
              </w:rPr>
              <w:t>”</w:t>
            </w:r>
            <w:r>
              <w:rPr>
                <w:rFonts w:ascii="Cambria" w:hAnsi="Cambria"/>
                <w:color w:val="auto"/>
                <w:sz w:val="22"/>
                <w:szCs w:val="22"/>
              </w:rPr>
              <w:t xml:space="preserve"> em sua tela inicial</w:t>
            </w:r>
            <w:r w:rsidRPr="00CE5471">
              <w:rPr>
                <w:rFonts w:ascii="Cambria" w:hAnsi="Cambria"/>
                <w:color w:val="auto"/>
                <w:sz w:val="22"/>
                <w:szCs w:val="22"/>
              </w:rPr>
              <w:t>;</w:t>
            </w:r>
          </w:p>
          <w:p w14:paraId="05128382" w14:textId="77777777" w:rsidR="005E04A8" w:rsidRDefault="00C82DA5" w:rsidP="003533CE">
            <w:pPr>
              <w:pStyle w:val="PargrafodaLista"/>
              <w:numPr>
                <w:ilvl w:val="0"/>
                <w:numId w:val="16"/>
              </w:numPr>
              <w:spacing w:line="100" w:lineRule="atLeast"/>
              <w:rPr>
                <w:rFonts w:ascii="Cambria" w:hAnsi="Cambria"/>
                <w:color w:val="auto"/>
                <w:sz w:val="22"/>
                <w:szCs w:val="22"/>
              </w:rPr>
            </w:pPr>
            <w:r w:rsidRPr="00CE5471">
              <w:rPr>
                <w:rFonts w:ascii="Cambria" w:hAnsi="Cambria"/>
                <w:color w:val="auto"/>
                <w:sz w:val="22"/>
                <w:szCs w:val="22"/>
              </w:rPr>
              <w:t>O sistema abre uma</w:t>
            </w:r>
            <w:r>
              <w:rPr>
                <w:rFonts w:ascii="Cambria" w:hAnsi="Cambria"/>
                <w:color w:val="auto"/>
                <w:sz w:val="22"/>
                <w:szCs w:val="22"/>
              </w:rPr>
              <w:t xml:space="preserve"> janela nomeada “Atendimentos das CADDs”, onde o membro da CADD visualiza os Atendimentos cadastrados no sistema</w:t>
            </w:r>
            <w:r w:rsidR="005E04A8">
              <w:rPr>
                <w:rFonts w:ascii="Cambria" w:hAnsi="Cambria"/>
                <w:color w:val="auto"/>
                <w:sz w:val="22"/>
                <w:szCs w:val="22"/>
              </w:rPr>
              <w:t>, pode pesquisar um ou mais atendimentos e</w:t>
            </w:r>
            <w:r w:rsidR="005E04A8" w:rsidRPr="00524A9E">
              <w:rPr>
                <w:rFonts w:ascii="Cambria" w:hAnsi="Cambria"/>
                <w:color w:val="auto"/>
                <w:sz w:val="22"/>
                <w:szCs w:val="22"/>
              </w:rPr>
              <w:t xml:space="preserve">/ou filtrar por </w:t>
            </w:r>
            <w:r w:rsidR="005E04A8">
              <w:rPr>
                <w:rFonts w:ascii="Cambria" w:hAnsi="Cambria"/>
                <w:color w:val="auto"/>
                <w:sz w:val="22"/>
                <w:szCs w:val="22"/>
              </w:rPr>
              <w:t xml:space="preserve">atendimentos </w:t>
            </w:r>
            <w:r w:rsidR="005E04A8" w:rsidRPr="00524A9E">
              <w:rPr>
                <w:rFonts w:ascii="Cambria" w:hAnsi="Cambria"/>
                <w:color w:val="auto"/>
                <w:sz w:val="22"/>
                <w:szCs w:val="22"/>
              </w:rPr>
              <w:t>“Agen</w:t>
            </w:r>
            <w:r w:rsidR="005E04A8">
              <w:rPr>
                <w:rFonts w:ascii="Cambria" w:hAnsi="Cambria"/>
                <w:color w:val="auto"/>
                <w:sz w:val="22"/>
                <w:szCs w:val="22"/>
              </w:rPr>
              <w:t>dado</w:t>
            </w:r>
            <w:r w:rsidR="005E04A8" w:rsidRPr="00524A9E">
              <w:rPr>
                <w:rFonts w:ascii="Cambria" w:hAnsi="Cambria"/>
                <w:color w:val="auto"/>
                <w:sz w:val="22"/>
                <w:szCs w:val="22"/>
              </w:rPr>
              <w:t>s”, “Encerrad</w:t>
            </w:r>
            <w:r w:rsidR="005E04A8">
              <w:rPr>
                <w:rFonts w:ascii="Cambria" w:hAnsi="Cambria"/>
                <w:color w:val="auto"/>
                <w:sz w:val="22"/>
                <w:szCs w:val="22"/>
              </w:rPr>
              <w:t>o</w:t>
            </w:r>
            <w:r w:rsidR="005E04A8" w:rsidRPr="00524A9E">
              <w:rPr>
                <w:rFonts w:ascii="Cambria" w:hAnsi="Cambria"/>
                <w:color w:val="auto"/>
                <w:sz w:val="22"/>
                <w:szCs w:val="22"/>
              </w:rPr>
              <w:t>s” e “Cancelad</w:t>
            </w:r>
            <w:r w:rsidR="005E04A8">
              <w:rPr>
                <w:rFonts w:ascii="Cambria" w:hAnsi="Cambria"/>
                <w:color w:val="auto"/>
                <w:sz w:val="22"/>
                <w:szCs w:val="22"/>
              </w:rPr>
              <w:t>o</w:t>
            </w:r>
            <w:r w:rsidR="005E04A8" w:rsidRPr="00524A9E">
              <w:rPr>
                <w:rFonts w:ascii="Cambria" w:hAnsi="Cambria"/>
                <w:color w:val="auto"/>
                <w:sz w:val="22"/>
                <w:szCs w:val="22"/>
              </w:rPr>
              <w:t xml:space="preserve">s”, então, </w:t>
            </w:r>
            <w:r>
              <w:rPr>
                <w:rFonts w:ascii="Cambria" w:hAnsi="Cambria"/>
                <w:color w:val="auto"/>
                <w:sz w:val="22"/>
                <w:szCs w:val="22"/>
              </w:rPr>
              <w:t>pode acionar os comandos de Agendar Atendimento, Visualizar/Editar ou Cancelar o agendamento de um Atendimento da lista;</w:t>
            </w:r>
          </w:p>
          <w:p w14:paraId="19A6AF55" w14:textId="2F2A4E81" w:rsidR="005E04A8" w:rsidRPr="005E04A8" w:rsidRDefault="00C82DA5" w:rsidP="003533CE">
            <w:pPr>
              <w:pStyle w:val="PargrafodaLista"/>
              <w:numPr>
                <w:ilvl w:val="0"/>
                <w:numId w:val="16"/>
              </w:numPr>
              <w:spacing w:line="100" w:lineRule="atLeast"/>
              <w:rPr>
                <w:rFonts w:ascii="Cambria" w:hAnsi="Cambria"/>
                <w:color w:val="auto"/>
                <w:sz w:val="22"/>
                <w:szCs w:val="22"/>
              </w:rPr>
            </w:pPr>
            <w:r w:rsidRPr="005E04A8">
              <w:rPr>
                <w:rFonts w:ascii="Cambria" w:hAnsi="Cambria"/>
                <w:color w:val="auto"/>
                <w:sz w:val="22"/>
                <w:szCs w:val="22"/>
              </w:rPr>
              <w:lastRenderedPageBreak/>
              <w:t>O membro da CADD seleciona uma das opções disponíveis</w:t>
            </w:r>
            <w:r w:rsidR="005E04A8" w:rsidRPr="005E04A8">
              <w:rPr>
                <w:rFonts w:ascii="Cambria" w:hAnsi="Cambria"/>
                <w:color w:val="auto"/>
                <w:sz w:val="22"/>
                <w:szCs w:val="22"/>
              </w:rPr>
              <w:t>, encerrando o fluxo principal do caso de uso.</w:t>
            </w:r>
          </w:p>
          <w:p w14:paraId="031238CB" w14:textId="77777777" w:rsidR="005E04A8" w:rsidRPr="005E04A8" w:rsidRDefault="005E04A8" w:rsidP="005E04A8">
            <w:pPr>
              <w:spacing w:line="100" w:lineRule="atLeast"/>
              <w:rPr>
                <w:color w:val="auto"/>
              </w:rPr>
            </w:pPr>
          </w:p>
          <w:p w14:paraId="214FE2F4" w14:textId="77777777" w:rsidR="001648F9" w:rsidRPr="00CE5471" w:rsidRDefault="001648F9" w:rsidP="00CE5471">
            <w:pPr>
              <w:spacing w:line="100" w:lineRule="atLeast"/>
              <w:rPr>
                <w:rFonts w:ascii="Cambria" w:hAnsi="Cambria"/>
                <w:color w:val="auto"/>
                <w:sz w:val="22"/>
                <w:szCs w:val="22"/>
              </w:rPr>
            </w:pPr>
          </w:p>
        </w:tc>
      </w:tr>
      <w:tr w:rsidR="005E04A8" w:rsidRPr="00CE5471" w14:paraId="04247E34" w14:textId="77777777" w:rsidTr="00CE5471">
        <w:trPr>
          <w:trHeight w:val="454"/>
        </w:trPr>
        <w:tc>
          <w:tcPr>
            <w:tcW w:w="2376" w:type="dxa"/>
            <w:shd w:val="clear" w:color="auto" w:fill="DEEAF6"/>
            <w:vAlign w:val="center"/>
          </w:tcPr>
          <w:p w14:paraId="479AF5E3" w14:textId="20CA1A5B" w:rsidR="005E04A8" w:rsidRDefault="005E04A8" w:rsidP="005E04A8">
            <w:pPr>
              <w:rPr>
                <w:rFonts w:ascii="Cambria" w:hAnsi="Cambria"/>
                <w:b/>
                <w:color w:val="auto"/>
                <w:sz w:val="22"/>
                <w:szCs w:val="22"/>
              </w:rPr>
            </w:pPr>
            <w:r>
              <w:rPr>
                <w:rFonts w:ascii="Cambria" w:hAnsi="Cambria"/>
                <w:b/>
                <w:color w:val="auto"/>
                <w:sz w:val="22"/>
                <w:szCs w:val="22"/>
              </w:rPr>
              <w:lastRenderedPageBreak/>
              <w:t>Fluxo Alternativo 01</w:t>
            </w:r>
          </w:p>
          <w:p w14:paraId="7DB05EE4" w14:textId="11F5A07A" w:rsidR="005E04A8" w:rsidRPr="00CE5471" w:rsidRDefault="005E04A8" w:rsidP="005E04A8">
            <w:pPr>
              <w:rPr>
                <w:rFonts w:ascii="Cambria" w:hAnsi="Cambria"/>
                <w:b/>
                <w:color w:val="auto"/>
                <w:sz w:val="22"/>
                <w:szCs w:val="22"/>
              </w:rPr>
            </w:pPr>
            <w:r>
              <w:rPr>
                <w:rFonts w:ascii="Cambria" w:hAnsi="Cambria"/>
                <w:b/>
                <w:color w:val="auto"/>
                <w:sz w:val="22"/>
                <w:szCs w:val="22"/>
              </w:rPr>
              <w:t>(Agendar Atendimento)</w:t>
            </w:r>
          </w:p>
        </w:tc>
        <w:tc>
          <w:tcPr>
            <w:tcW w:w="7831" w:type="dxa"/>
            <w:shd w:val="clear" w:color="auto" w:fill="DEEAF6"/>
            <w:vAlign w:val="center"/>
          </w:tcPr>
          <w:p w14:paraId="570F9682" w14:textId="77777777" w:rsidR="005E04A8" w:rsidRDefault="005E04A8" w:rsidP="005E04A8">
            <w:pPr>
              <w:spacing w:line="100" w:lineRule="atLeast"/>
              <w:rPr>
                <w:rFonts w:ascii="Cambria" w:hAnsi="Cambria"/>
                <w:color w:val="auto"/>
                <w:sz w:val="22"/>
                <w:szCs w:val="22"/>
                <w:u w:val="single"/>
              </w:rPr>
            </w:pPr>
          </w:p>
          <w:p w14:paraId="0C0DEBCC" w14:textId="1A359D4F" w:rsidR="005E04A8" w:rsidRPr="00524A9E" w:rsidRDefault="005E04A8" w:rsidP="003533CE">
            <w:pPr>
              <w:pStyle w:val="PargrafodaLista"/>
              <w:numPr>
                <w:ilvl w:val="0"/>
                <w:numId w:val="56"/>
              </w:numPr>
              <w:spacing w:line="100" w:lineRule="atLeast"/>
              <w:rPr>
                <w:rFonts w:ascii="Cambria" w:hAnsi="Cambria"/>
                <w:color w:val="auto"/>
                <w:sz w:val="22"/>
                <w:szCs w:val="22"/>
                <w:u w:val="single"/>
              </w:rPr>
            </w:pPr>
            <w:r w:rsidRPr="00524A9E">
              <w:rPr>
                <w:rFonts w:ascii="Cambria" w:hAnsi="Cambria"/>
                <w:color w:val="auto"/>
                <w:sz w:val="22"/>
                <w:szCs w:val="22"/>
              </w:rPr>
              <w:t xml:space="preserve">Este fluxo alternativo se inicia se o Administrador selecionar a opção “Agendar </w:t>
            </w:r>
            <w:r>
              <w:rPr>
                <w:rFonts w:ascii="Cambria" w:hAnsi="Cambria"/>
                <w:color w:val="auto"/>
                <w:sz w:val="22"/>
                <w:szCs w:val="22"/>
              </w:rPr>
              <w:t>Atendimento</w:t>
            </w:r>
            <w:r w:rsidRPr="00524A9E">
              <w:rPr>
                <w:rFonts w:ascii="Cambria" w:hAnsi="Cambria"/>
                <w:color w:val="auto"/>
                <w:sz w:val="22"/>
                <w:szCs w:val="22"/>
              </w:rPr>
              <w:t>”;</w:t>
            </w:r>
          </w:p>
          <w:p w14:paraId="4877548E" w14:textId="77777777" w:rsidR="005E04A8" w:rsidRDefault="005E04A8" w:rsidP="003533CE">
            <w:pPr>
              <w:pStyle w:val="PargrafodaLista"/>
              <w:numPr>
                <w:ilvl w:val="0"/>
                <w:numId w:val="56"/>
              </w:numPr>
              <w:spacing w:line="100" w:lineRule="atLeast"/>
              <w:rPr>
                <w:rFonts w:ascii="Cambria" w:hAnsi="Cambria"/>
                <w:color w:val="auto"/>
                <w:sz w:val="22"/>
                <w:szCs w:val="22"/>
              </w:rPr>
            </w:pPr>
            <w:r w:rsidRPr="00524A9E">
              <w:rPr>
                <w:rFonts w:ascii="Cambria" w:hAnsi="Cambria"/>
                <w:color w:val="auto"/>
                <w:sz w:val="22"/>
                <w:szCs w:val="22"/>
              </w:rPr>
              <w:t>O sistema abre uma janela nomeada “Agendar Reunião”, onde o membro da CADD visualiza o formulário que deve ser preenchido para agendamento d</w:t>
            </w:r>
            <w:r>
              <w:rPr>
                <w:rFonts w:ascii="Cambria" w:hAnsi="Cambria"/>
                <w:color w:val="auto"/>
                <w:sz w:val="22"/>
                <w:szCs w:val="22"/>
              </w:rPr>
              <w:t>o atendimento</w:t>
            </w:r>
            <w:r w:rsidRPr="00524A9E">
              <w:rPr>
                <w:rFonts w:ascii="Cambria" w:hAnsi="Cambria"/>
                <w:color w:val="auto"/>
                <w:sz w:val="22"/>
                <w:szCs w:val="22"/>
              </w:rPr>
              <w:t>;</w:t>
            </w:r>
          </w:p>
          <w:p w14:paraId="0E37A2F5" w14:textId="77777777" w:rsidR="005E04A8" w:rsidRPr="002E4E1B" w:rsidRDefault="005E04A8" w:rsidP="003533CE">
            <w:pPr>
              <w:pStyle w:val="PargrafodaLista"/>
              <w:numPr>
                <w:ilvl w:val="0"/>
                <w:numId w:val="56"/>
              </w:numPr>
              <w:spacing w:line="100" w:lineRule="atLeast"/>
              <w:rPr>
                <w:color w:val="auto"/>
              </w:rPr>
            </w:pPr>
            <w:r w:rsidRPr="00CE5471">
              <w:rPr>
                <w:rFonts w:ascii="Cambria" w:hAnsi="Cambria"/>
                <w:color w:val="auto"/>
                <w:sz w:val="22"/>
                <w:szCs w:val="22"/>
              </w:rPr>
              <w:t xml:space="preserve">O </w:t>
            </w:r>
            <w:r>
              <w:rPr>
                <w:rFonts w:ascii="Cambria" w:hAnsi="Cambria"/>
                <w:color w:val="auto"/>
                <w:sz w:val="22"/>
                <w:szCs w:val="22"/>
              </w:rPr>
              <w:t>membro da CADD</w:t>
            </w:r>
            <w:r w:rsidRPr="00CE5471">
              <w:rPr>
                <w:rFonts w:ascii="Cambria" w:hAnsi="Cambria"/>
                <w:color w:val="auto"/>
                <w:sz w:val="22"/>
                <w:szCs w:val="22"/>
              </w:rPr>
              <w:t xml:space="preserve"> </w:t>
            </w:r>
            <w:r>
              <w:rPr>
                <w:rFonts w:ascii="Cambria" w:hAnsi="Cambria"/>
                <w:color w:val="auto"/>
                <w:sz w:val="22"/>
                <w:szCs w:val="22"/>
              </w:rPr>
              <w:t>preenche o formulário informando a data, a hora, o local do atendimento e o aluno que receberá o atendimento, então, clica no botão “Agendar Atendimento”.</w:t>
            </w:r>
          </w:p>
          <w:p w14:paraId="1FC8A98E" w14:textId="4DA12746" w:rsidR="005E04A8" w:rsidRPr="00071043" w:rsidRDefault="005E04A8" w:rsidP="003533CE">
            <w:pPr>
              <w:pStyle w:val="PargrafodaLista"/>
              <w:numPr>
                <w:ilvl w:val="0"/>
                <w:numId w:val="56"/>
              </w:numPr>
              <w:spacing w:line="100" w:lineRule="atLeast"/>
              <w:rPr>
                <w:color w:val="auto"/>
              </w:rPr>
            </w:pPr>
            <w:r>
              <w:rPr>
                <w:rFonts w:ascii="Cambria" w:hAnsi="Cambria"/>
                <w:color w:val="auto"/>
                <w:sz w:val="22"/>
                <w:szCs w:val="22"/>
              </w:rPr>
              <w:t>O sistema agenda o atendimento e envia e-mail de notificação ao aluno selecionado, encerrando o fluxo alternativo.</w:t>
            </w:r>
          </w:p>
          <w:p w14:paraId="72355C58" w14:textId="41BA3D2F" w:rsidR="005E04A8" w:rsidRDefault="005E04A8" w:rsidP="005E04A8">
            <w:pPr>
              <w:spacing w:line="100" w:lineRule="atLeast"/>
              <w:rPr>
                <w:rFonts w:ascii="Cambria" w:hAnsi="Cambria"/>
                <w:color w:val="auto"/>
                <w:sz w:val="22"/>
                <w:szCs w:val="22"/>
                <w:u w:val="single"/>
              </w:rPr>
            </w:pPr>
          </w:p>
        </w:tc>
      </w:tr>
      <w:tr w:rsidR="005E04A8" w:rsidRPr="00CE5471" w14:paraId="7FB1D79B" w14:textId="77777777" w:rsidTr="00C3506F">
        <w:trPr>
          <w:trHeight w:val="454"/>
        </w:trPr>
        <w:tc>
          <w:tcPr>
            <w:tcW w:w="2376" w:type="dxa"/>
            <w:shd w:val="clear" w:color="auto" w:fill="DEEAF6"/>
            <w:vAlign w:val="center"/>
          </w:tcPr>
          <w:p w14:paraId="631BDCB5" w14:textId="2AB44B3F" w:rsidR="005E04A8" w:rsidRDefault="005E04A8" w:rsidP="005E04A8">
            <w:pPr>
              <w:rPr>
                <w:rFonts w:ascii="Cambria" w:hAnsi="Cambria"/>
                <w:b/>
                <w:color w:val="auto"/>
                <w:sz w:val="22"/>
                <w:szCs w:val="22"/>
              </w:rPr>
            </w:pPr>
            <w:r>
              <w:rPr>
                <w:rFonts w:ascii="Cambria" w:hAnsi="Cambria"/>
                <w:b/>
                <w:color w:val="auto"/>
                <w:sz w:val="22"/>
                <w:szCs w:val="22"/>
              </w:rPr>
              <w:t>Fluxo Alternativo 02</w:t>
            </w:r>
          </w:p>
          <w:p w14:paraId="4A317ED8" w14:textId="47874304" w:rsidR="005E04A8" w:rsidRDefault="005E04A8" w:rsidP="005E04A8">
            <w:pPr>
              <w:rPr>
                <w:rFonts w:ascii="Cambria" w:hAnsi="Cambria"/>
                <w:b/>
                <w:color w:val="auto"/>
                <w:sz w:val="22"/>
                <w:szCs w:val="22"/>
              </w:rPr>
            </w:pPr>
            <w:r>
              <w:rPr>
                <w:rFonts w:ascii="Cambria" w:hAnsi="Cambria"/>
                <w:b/>
                <w:color w:val="auto"/>
                <w:sz w:val="22"/>
                <w:szCs w:val="22"/>
              </w:rPr>
              <w:t>(Visualizar Atendimento)</w:t>
            </w:r>
          </w:p>
        </w:tc>
        <w:tc>
          <w:tcPr>
            <w:tcW w:w="7831" w:type="dxa"/>
            <w:shd w:val="clear" w:color="auto" w:fill="FFFFFF" w:themeFill="background1"/>
            <w:vAlign w:val="center"/>
          </w:tcPr>
          <w:p w14:paraId="39102AD9" w14:textId="77777777" w:rsidR="005E04A8" w:rsidRDefault="005E04A8" w:rsidP="005E04A8">
            <w:pPr>
              <w:spacing w:line="100" w:lineRule="atLeast"/>
              <w:rPr>
                <w:rFonts w:ascii="Cambria" w:hAnsi="Cambria"/>
                <w:color w:val="auto"/>
                <w:sz w:val="22"/>
                <w:szCs w:val="22"/>
                <w:u w:val="single"/>
              </w:rPr>
            </w:pPr>
          </w:p>
          <w:p w14:paraId="3C4888B2" w14:textId="4CF98413" w:rsidR="005E04A8" w:rsidRDefault="005E04A8" w:rsidP="003533CE">
            <w:pPr>
              <w:pStyle w:val="PargrafodaLista"/>
              <w:numPr>
                <w:ilvl w:val="0"/>
                <w:numId w:val="57"/>
              </w:numPr>
              <w:spacing w:line="100" w:lineRule="atLeast"/>
              <w:rPr>
                <w:rFonts w:ascii="Cambria" w:hAnsi="Cambria"/>
                <w:color w:val="auto"/>
                <w:sz w:val="22"/>
                <w:szCs w:val="22"/>
              </w:rPr>
            </w:pPr>
            <w:r w:rsidRPr="00524A9E">
              <w:rPr>
                <w:rFonts w:ascii="Cambria" w:hAnsi="Cambria"/>
                <w:color w:val="auto"/>
                <w:sz w:val="22"/>
                <w:szCs w:val="22"/>
              </w:rPr>
              <w:t>Este fluxo alternativo se inicia se o Administrador selecionar a opção “</w:t>
            </w:r>
            <w:r>
              <w:rPr>
                <w:rFonts w:ascii="Cambria" w:hAnsi="Cambria"/>
                <w:color w:val="auto"/>
                <w:sz w:val="22"/>
                <w:szCs w:val="22"/>
              </w:rPr>
              <w:t>Visualizar</w:t>
            </w:r>
            <w:r w:rsidRPr="00524A9E">
              <w:rPr>
                <w:rFonts w:ascii="Cambria" w:hAnsi="Cambria"/>
                <w:color w:val="auto"/>
                <w:sz w:val="22"/>
                <w:szCs w:val="22"/>
              </w:rPr>
              <w:t xml:space="preserve"> </w:t>
            </w:r>
            <w:r>
              <w:rPr>
                <w:rFonts w:ascii="Cambria" w:hAnsi="Cambria"/>
                <w:color w:val="auto"/>
                <w:sz w:val="22"/>
                <w:szCs w:val="22"/>
              </w:rPr>
              <w:t>Atendimento</w:t>
            </w:r>
            <w:r w:rsidRPr="00524A9E">
              <w:rPr>
                <w:rFonts w:ascii="Cambria" w:hAnsi="Cambria"/>
                <w:color w:val="auto"/>
                <w:sz w:val="22"/>
                <w:szCs w:val="22"/>
              </w:rPr>
              <w:t>”;</w:t>
            </w:r>
          </w:p>
          <w:p w14:paraId="45B0E18A" w14:textId="5F02A671" w:rsidR="005E04A8" w:rsidRPr="00524A9E" w:rsidRDefault="005E04A8" w:rsidP="003533CE">
            <w:pPr>
              <w:pStyle w:val="PargrafodaLista"/>
              <w:numPr>
                <w:ilvl w:val="0"/>
                <w:numId w:val="57"/>
              </w:numPr>
              <w:spacing w:line="100" w:lineRule="atLeast"/>
              <w:rPr>
                <w:rFonts w:ascii="Cambria" w:hAnsi="Cambria"/>
                <w:color w:val="auto"/>
                <w:sz w:val="22"/>
                <w:szCs w:val="22"/>
              </w:rPr>
            </w:pPr>
            <w:r w:rsidRPr="00524A9E">
              <w:rPr>
                <w:rFonts w:ascii="Cambria" w:hAnsi="Cambria"/>
                <w:color w:val="auto"/>
                <w:sz w:val="22"/>
                <w:szCs w:val="22"/>
              </w:rPr>
              <w:t xml:space="preserve">O sistema abre uma janela nomeada “Visualizar </w:t>
            </w:r>
            <w:r>
              <w:rPr>
                <w:rFonts w:ascii="Cambria" w:hAnsi="Cambria"/>
                <w:color w:val="auto"/>
                <w:sz w:val="22"/>
                <w:szCs w:val="22"/>
              </w:rPr>
              <w:t>Atendimento</w:t>
            </w:r>
            <w:r w:rsidRPr="00524A9E">
              <w:rPr>
                <w:rFonts w:ascii="Cambria" w:hAnsi="Cambria"/>
                <w:color w:val="auto"/>
                <w:sz w:val="22"/>
                <w:szCs w:val="22"/>
              </w:rPr>
              <w:t>”, onde o membro da CADD visualiza as informações d</w:t>
            </w:r>
            <w:r>
              <w:rPr>
                <w:rFonts w:ascii="Cambria" w:hAnsi="Cambria"/>
                <w:color w:val="auto"/>
                <w:sz w:val="22"/>
                <w:szCs w:val="22"/>
              </w:rPr>
              <w:t>o atendimento selecionado</w:t>
            </w:r>
            <w:r w:rsidRPr="00524A9E">
              <w:rPr>
                <w:rFonts w:ascii="Cambria" w:hAnsi="Cambria"/>
                <w:color w:val="auto"/>
                <w:sz w:val="22"/>
                <w:szCs w:val="22"/>
              </w:rPr>
              <w:t>, pode iniciar também os outros fluxos alternativos deste caso de uso, descritos abaixo, e o fluxo alternativo se encerra.</w:t>
            </w:r>
          </w:p>
          <w:p w14:paraId="67DC0B7E" w14:textId="04B18E7F" w:rsidR="005E04A8" w:rsidRDefault="005E04A8" w:rsidP="005E04A8">
            <w:pPr>
              <w:pStyle w:val="PargrafodaLista"/>
              <w:spacing w:line="100" w:lineRule="atLeast"/>
              <w:ind w:left="360"/>
              <w:rPr>
                <w:rFonts w:ascii="Cambria" w:hAnsi="Cambria"/>
                <w:color w:val="auto"/>
                <w:sz w:val="22"/>
                <w:szCs w:val="22"/>
                <w:u w:val="single"/>
              </w:rPr>
            </w:pPr>
          </w:p>
        </w:tc>
      </w:tr>
      <w:tr w:rsidR="005E04A8" w:rsidRPr="00CE5471" w14:paraId="2BECA270" w14:textId="77777777" w:rsidTr="00CE5471">
        <w:trPr>
          <w:trHeight w:val="454"/>
        </w:trPr>
        <w:tc>
          <w:tcPr>
            <w:tcW w:w="2376" w:type="dxa"/>
            <w:shd w:val="clear" w:color="auto" w:fill="DEEAF6"/>
            <w:vAlign w:val="center"/>
          </w:tcPr>
          <w:p w14:paraId="2427A8D5" w14:textId="74E41D02" w:rsidR="005E04A8" w:rsidRDefault="005E04A8" w:rsidP="005E04A8">
            <w:pPr>
              <w:rPr>
                <w:rFonts w:ascii="Cambria" w:hAnsi="Cambria"/>
                <w:b/>
                <w:color w:val="auto"/>
                <w:sz w:val="22"/>
                <w:szCs w:val="22"/>
              </w:rPr>
            </w:pPr>
            <w:r>
              <w:rPr>
                <w:rFonts w:ascii="Cambria" w:hAnsi="Cambria"/>
                <w:b/>
                <w:color w:val="auto"/>
                <w:sz w:val="22"/>
                <w:szCs w:val="22"/>
              </w:rPr>
              <w:t>Fluxo Alternativo 03</w:t>
            </w:r>
          </w:p>
          <w:p w14:paraId="367F714A" w14:textId="713C1DE4" w:rsidR="005E04A8" w:rsidRDefault="005E04A8" w:rsidP="005E04A8">
            <w:pPr>
              <w:rPr>
                <w:rFonts w:ascii="Cambria" w:hAnsi="Cambria"/>
                <w:b/>
                <w:color w:val="auto"/>
                <w:sz w:val="22"/>
                <w:szCs w:val="22"/>
              </w:rPr>
            </w:pPr>
            <w:r>
              <w:rPr>
                <w:rFonts w:ascii="Cambria" w:hAnsi="Cambria"/>
                <w:b/>
                <w:color w:val="auto"/>
                <w:sz w:val="22"/>
                <w:szCs w:val="22"/>
              </w:rPr>
              <w:t>(Reagendar Atendimento)</w:t>
            </w:r>
          </w:p>
        </w:tc>
        <w:tc>
          <w:tcPr>
            <w:tcW w:w="7831" w:type="dxa"/>
            <w:shd w:val="clear" w:color="auto" w:fill="DEEAF6"/>
            <w:vAlign w:val="center"/>
          </w:tcPr>
          <w:p w14:paraId="7B6D4E0C" w14:textId="77777777" w:rsidR="005E04A8" w:rsidRDefault="005E04A8" w:rsidP="005E04A8">
            <w:pPr>
              <w:spacing w:line="100" w:lineRule="atLeast"/>
              <w:rPr>
                <w:rFonts w:ascii="Cambria" w:hAnsi="Cambria"/>
                <w:color w:val="auto"/>
                <w:sz w:val="22"/>
                <w:szCs w:val="22"/>
                <w:u w:val="single"/>
              </w:rPr>
            </w:pPr>
          </w:p>
          <w:p w14:paraId="2B582962" w14:textId="734B7AEB" w:rsidR="005E04A8" w:rsidRDefault="005E04A8" w:rsidP="003533CE">
            <w:pPr>
              <w:pStyle w:val="PargrafodaLista"/>
              <w:numPr>
                <w:ilvl w:val="0"/>
                <w:numId w:val="58"/>
              </w:numPr>
              <w:spacing w:line="100" w:lineRule="atLeast"/>
              <w:rPr>
                <w:rFonts w:ascii="Cambria" w:hAnsi="Cambria"/>
                <w:color w:val="auto"/>
                <w:sz w:val="22"/>
                <w:szCs w:val="22"/>
              </w:rPr>
            </w:pPr>
            <w:r w:rsidRPr="00524A9E">
              <w:rPr>
                <w:rFonts w:ascii="Cambria" w:hAnsi="Cambria"/>
                <w:color w:val="auto"/>
                <w:sz w:val="22"/>
                <w:szCs w:val="22"/>
              </w:rPr>
              <w:t xml:space="preserve">Este fluxo alternativo se inicia se o Administrador selecionar a opção “Reagendar </w:t>
            </w:r>
            <w:r w:rsidR="009D6CC3">
              <w:rPr>
                <w:rFonts w:ascii="Cambria" w:hAnsi="Cambria"/>
                <w:color w:val="auto"/>
                <w:sz w:val="22"/>
                <w:szCs w:val="22"/>
              </w:rPr>
              <w:t>Atendimento</w:t>
            </w:r>
            <w:r w:rsidRPr="00524A9E">
              <w:rPr>
                <w:rFonts w:ascii="Cambria" w:hAnsi="Cambria"/>
                <w:color w:val="auto"/>
                <w:sz w:val="22"/>
                <w:szCs w:val="22"/>
              </w:rPr>
              <w:t>”;</w:t>
            </w:r>
          </w:p>
          <w:p w14:paraId="7D74C2C2" w14:textId="77777777" w:rsidR="009D6CC3" w:rsidRPr="00F72D15" w:rsidRDefault="009D6CC3" w:rsidP="003533CE">
            <w:pPr>
              <w:pStyle w:val="PargrafodaLista"/>
              <w:numPr>
                <w:ilvl w:val="0"/>
                <w:numId w:val="58"/>
              </w:numPr>
              <w:spacing w:line="100" w:lineRule="atLeast"/>
              <w:rPr>
                <w:rFonts w:ascii="Cambria" w:hAnsi="Cambria"/>
                <w:color w:val="auto"/>
                <w:sz w:val="22"/>
                <w:szCs w:val="22"/>
                <w:u w:val="single"/>
              </w:rPr>
            </w:pPr>
            <w:r w:rsidRPr="00F72D15">
              <w:rPr>
                <w:rFonts w:ascii="Cambria" w:hAnsi="Cambria"/>
                <w:color w:val="auto"/>
                <w:sz w:val="22"/>
                <w:szCs w:val="22"/>
              </w:rPr>
              <w:t>O membro da CADD edita</w:t>
            </w:r>
            <w:r>
              <w:rPr>
                <w:rFonts w:ascii="Cambria" w:hAnsi="Cambria"/>
                <w:color w:val="auto"/>
                <w:sz w:val="22"/>
                <w:szCs w:val="22"/>
              </w:rPr>
              <w:t xml:space="preserve"> a data, a hora, o local do </w:t>
            </w:r>
            <w:r w:rsidRPr="00F72D15">
              <w:rPr>
                <w:rFonts w:ascii="Cambria" w:hAnsi="Cambria"/>
                <w:color w:val="auto"/>
                <w:sz w:val="22"/>
                <w:szCs w:val="22"/>
              </w:rPr>
              <w:t>e, então, clica no botão “Reagendar</w:t>
            </w:r>
            <w:r>
              <w:rPr>
                <w:rFonts w:ascii="Cambria" w:hAnsi="Cambria"/>
                <w:color w:val="auto"/>
                <w:sz w:val="22"/>
                <w:szCs w:val="22"/>
              </w:rPr>
              <w:t xml:space="preserve"> Atendimento</w:t>
            </w:r>
            <w:r w:rsidRPr="00F72D15">
              <w:rPr>
                <w:rFonts w:ascii="Cambria" w:hAnsi="Cambria"/>
                <w:color w:val="auto"/>
                <w:sz w:val="22"/>
                <w:szCs w:val="22"/>
              </w:rPr>
              <w:t>”.</w:t>
            </w:r>
          </w:p>
          <w:p w14:paraId="4F43BECC" w14:textId="3214B954" w:rsidR="005E04A8" w:rsidRPr="009D6CC3" w:rsidRDefault="009D6CC3" w:rsidP="003533CE">
            <w:pPr>
              <w:pStyle w:val="PargrafodaLista"/>
              <w:numPr>
                <w:ilvl w:val="0"/>
                <w:numId w:val="58"/>
              </w:numPr>
              <w:spacing w:line="100" w:lineRule="atLeast"/>
              <w:rPr>
                <w:rFonts w:ascii="Cambria" w:hAnsi="Cambria"/>
                <w:color w:val="auto"/>
                <w:sz w:val="22"/>
                <w:szCs w:val="22"/>
                <w:u w:val="single"/>
              </w:rPr>
            </w:pPr>
            <w:r w:rsidRPr="00F72D15">
              <w:rPr>
                <w:rFonts w:ascii="Cambria" w:hAnsi="Cambria"/>
                <w:color w:val="auto"/>
                <w:sz w:val="22"/>
                <w:szCs w:val="22"/>
              </w:rPr>
              <w:t xml:space="preserve">O </w:t>
            </w:r>
            <w:r>
              <w:rPr>
                <w:rFonts w:ascii="Cambria" w:hAnsi="Cambria"/>
                <w:color w:val="auto"/>
                <w:sz w:val="22"/>
                <w:szCs w:val="22"/>
              </w:rPr>
              <w:t>sistema altera as informações do</w:t>
            </w:r>
            <w:r w:rsidRPr="00F72D15">
              <w:rPr>
                <w:rFonts w:ascii="Cambria" w:hAnsi="Cambria"/>
                <w:color w:val="auto"/>
                <w:sz w:val="22"/>
                <w:szCs w:val="22"/>
              </w:rPr>
              <w:t xml:space="preserve"> </w:t>
            </w:r>
            <w:r>
              <w:rPr>
                <w:rFonts w:ascii="Cambria" w:hAnsi="Cambria"/>
                <w:color w:val="auto"/>
                <w:sz w:val="22"/>
                <w:szCs w:val="22"/>
              </w:rPr>
              <w:t>Atendimento</w:t>
            </w:r>
            <w:r w:rsidRPr="00F72D15">
              <w:rPr>
                <w:rFonts w:ascii="Cambria" w:hAnsi="Cambria"/>
                <w:color w:val="auto"/>
                <w:sz w:val="22"/>
                <w:szCs w:val="22"/>
              </w:rPr>
              <w:t xml:space="preserve"> agendad</w:t>
            </w:r>
            <w:r>
              <w:rPr>
                <w:rFonts w:ascii="Cambria" w:hAnsi="Cambria"/>
                <w:color w:val="auto"/>
                <w:sz w:val="22"/>
                <w:szCs w:val="22"/>
              </w:rPr>
              <w:t>o</w:t>
            </w:r>
            <w:r w:rsidRPr="00F72D15">
              <w:rPr>
                <w:rFonts w:ascii="Cambria" w:hAnsi="Cambria"/>
                <w:color w:val="auto"/>
                <w:sz w:val="22"/>
                <w:szCs w:val="22"/>
              </w:rPr>
              <w:t xml:space="preserve"> </w:t>
            </w:r>
            <w:r>
              <w:rPr>
                <w:rFonts w:ascii="Cambria" w:hAnsi="Cambria"/>
                <w:color w:val="auto"/>
                <w:sz w:val="22"/>
                <w:szCs w:val="22"/>
              </w:rPr>
              <w:t xml:space="preserve">e </w:t>
            </w:r>
            <w:r w:rsidRPr="00F72D15">
              <w:rPr>
                <w:rFonts w:ascii="Cambria" w:hAnsi="Cambria"/>
                <w:color w:val="auto"/>
                <w:sz w:val="22"/>
                <w:szCs w:val="22"/>
              </w:rPr>
              <w:t>envia</w:t>
            </w:r>
            <w:r>
              <w:rPr>
                <w:rFonts w:ascii="Cambria" w:hAnsi="Cambria"/>
                <w:color w:val="auto"/>
                <w:sz w:val="22"/>
                <w:szCs w:val="22"/>
              </w:rPr>
              <w:t xml:space="preserve"> o</w:t>
            </w:r>
            <w:r w:rsidRPr="00F72D15">
              <w:rPr>
                <w:rFonts w:ascii="Cambria" w:hAnsi="Cambria"/>
                <w:color w:val="auto"/>
                <w:sz w:val="22"/>
                <w:szCs w:val="22"/>
              </w:rPr>
              <w:t xml:space="preserve"> e-mail de </w:t>
            </w:r>
            <w:r>
              <w:rPr>
                <w:rFonts w:ascii="Cambria" w:hAnsi="Cambria"/>
                <w:color w:val="auto"/>
                <w:sz w:val="22"/>
                <w:szCs w:val="22"/>
              </w:rPr>
              <w:t>remarcação com as novas informações do atendimento ao aluno selecionado,</w:t>
            </w:r>
            <w:r w:rsidRPr="00F72D15">
              <w:rPr>
                <w:rFonts w:ascii="Cambria" w:hAnsi="Cambria"/>
                <w:color w:val="auto"/>
                <w:sz w:val="22"/>
                <w:szCs w:val="22"/>
              </w:rPr>
              <w:t xml:space="preserve"> encerrando o fluxo alternativo</w:t>
            </w:r>
            <w:r w:rsidRPr="006B3893">
              <w:rPr>
                <w:rFonts w:ascii="Cambria" w:hAnsi="Cambria"/>
                <w:color w:val="auto"/>
                <w:sz w:val="22"/>
                <w:szCs w:val="22"/>
              </w:rPr>
              <w:t>.</w:t>
            </w:r>
          </w:p>
          <w:p w14:paraId="5229E2BF" w14:textId="423135A7" w:rsidR="005E04A8" w:rsidRDefault="005E04A8" w:rsidP="005E04A8">
            <w:pPr>
              <w:pStyle w:val="PargrafodaLista"/>
              <w:spacing w:line="100" w:lineRule="atLeast"/>
              <w:ind w:left="360"/>
              <w:rPr>
                <w:rFonts w:ascii="Cambria" w:hAnsi="Cambria"/>
                <w:color w:val="auto"/>
                <w:sz w:val="22"/>
                <w:szCs w:val="22"/>
                <w:u w:val="single"/>
              </w:rPr>
            </w:pPr>
          </w:p>
        </w:tc>
      </w:tr>
      <w:tr w:rsidR="005E04A8" w:rsidRPr="00CE5471" w14:paraId="6C5148B1" w14:textId="77777777" w:rsidTr="00C3506F">
        <w:trPr>
          <w:trHeight w:val="454"/>
        </w:trPr>
        <w:tc>
          <w:tcPr>
            <w:tcW w:w="2376" w:type="dxa"/>
            <w:shd w:val="clear" w:color="auto" w:fill="DEEAF6"/>
            <w:vAlign w:val="center"/>
          </w:tcPr>
          <w:p w14:paraId="2E7261EC" w14:textId="77777777" w:rsidR="005E04A8" w:rsidRDefault="005E04A8" w:rsidP="005E04A8">
            <w:pPr>
              <w:rPr>
                <w:rFonts w:ascii="Cambria" w:hAnsi="Cambria"/>
                <w:b/>
                <w:color w:val="auto"/>
                <w:sz w:val="22"/>
                <w:szCs w:val="22"/>
              </w:rPr>
            </w:pPr>
            <w:r w:rsidRPr="00CE5471">
              <w:rPr>
                <w:rFonts w:ascii="Cambria" w:hAnsi="Cambria"/>
                <w:b/>
                <w:color w:val="auto"/>
                <w:sz w:val="22"/>
                <w:szCs w:val="22"/>
              </w:rPr>
              <w:t>Fluxo Alternativo</w:t>
            </w:r>
            <w:r w:rsidR="009D6CC3">
              <w:rPr>
                <w:rFonts w:ascii="Cambria" w:hAnsi="Cambria"/>
                <w:b/>
                <w:color w:val="auto"/>
                <w:sz w:val="22"/>
                <w:szCs w:val="22"/>
              </w:rPr>
              <w:t xml:space="preserve"> 04</w:t>
            </w:r>
          </w:p>
          <w:p w14:paraId="0CE08838" w14:textId="056F1B6A" w:rsidR="009D6CC3" w:rsidRPr="00CE5471" w:rsidRDefault="009D6CC3" w:rsidP="005E04A8">
            <w:pPr>
              <w:rPr>
                <w:b/>
                <w:color w:val="auto"/>
              </w:rPr>
            </w:pPr>
            <w:r>
              <w:rPr>
                <w:rFonts w:ascii="Cambria" w:hAnsi="Cambria"/>
                <w:b/>
                <w:color w:val="auto"/>
                <w:sz w:val="22"/>
                <w:szCs w:val="22"/>
              </w:rPr>
              <w:t>(Cancelar Atendimento)</w:t>
            </w:r>
          </w:p>
        </w:tc>
        <w:tc>
          <w:tcPr>
            <w:tcW w:w="7831" w:type="dxa"/>
            <w:shd w:val="clear" w:color="auto" w:fill="FFFFFF" w:themeFill="background1"/>
            <w:vAlign w:val="center"/>
          </w:tcPr>
          <w:p w14:paraId="37A9CA59" w14:textId="5D8FA074" w:rsidR="005E04A8" w:rsidRDefault="005E04A8" w:rsidP="005E04A8">
            <w:pPr>
              <w:pStyle w:val="PargrafodaLista"/>
              <w:spacing w:line="100" w:lineRule="atLeast"/>
              <w:ind w:left="360"/>
              <w:rPr>
                <w:rFonts w:ascii="Cambria" w:hAnsi="Cambria"/>
                <w:color w:val="auto"/>
                <w:sz w:val="22"/>
                <w:szCs w:val="22"/>
                <w:u w:val="single"/>
              </w:rPr>
            </w:pPr>
          </w:p>
          <w:p w14:paraId="5C3B59B5" w14:textId="17BE80DD" w:rsidR="009D6CC3" w:rsidRDefault="009D6CC3" w:rsidP="003533CE">
            <w:pPr>
              <w:pStyle w:val="PargrafodaLista"/>
              <w:numPr>
                <w:ilvl w:val="0"/>
                <w:numId w:val="59"/>
              </w:numPr>
              <w:spacing w:line="100" w:lineRule="atLeast"/>
              <w:rPr>
                <w:rFonts w:ascii="Cambria" w:hAnsi="Cambria"/>
                <w:color w:val="auto"/>
                <w:sz w:val="22"/>
                <w:szCs w:val="22"/>
              </w:rPr>
            </w:pPr>
            <w:r w:rsidRPr="00524A9E">
              <w:rPr>
                <w:rFonts w:ascii="Cambria" w:hAnsi="Cambria"/>
                <w:color w:val="auto"/>
                <w:sz w:val="22"/>
                <w:szCs w:val="22"/>
              </w:rPr>
              <w:t xml:space="preserve">Este fluxo alternativo se inicia se o Administrador selecionar a opção “Cancelar </w:t>
            </w:r>
            <w:r>
              <w:rPr>
                <w:rFonts w:ascii="Cambria" w:hAnsi="Cambria"/>
                <w:color w:val="auto"/>
                <w:sz w:val="22"/>
                <w:szCs w:val="22"/>
              </w:rPr>
              <w:t>Atendimento</w:t>
            </w:r>
            <w:r w:rsidRPr="00524A9E">
              <w:rPr>
                <w:rFonts w:ascii="Cambria" w:hAnsi="Cambria"/>
                <w:color w:val="auto"/>
                <w:sz w:val="22"/>
                <w:szCs w:val="22"/>
              </w:rPr>
              <w:t>”;</w:t>
            </w:r>
          </w:p>
          <w:p w14:paraId="23FC38AA" w14:textId="77777777" w:rsidR="009D6CC3" w:rsidRPr="00CE5471" w:rsidRDefault="009D6CC3" w:rsidP="003533CE">
            <w:pPr>
              <w:pStyle w:val="PargrafodaLista"/>
              <w:numPr>
                <w:ilvl w:val="0"/>
                <w:numId w:val="59"/>
              </w:numPr>
              <w:spacing w:line="100" w:lineRule="atLeast"/>
              <w:rPr>
                <w:rFonts w:ascii="Cambria" w:hAnsi="Cambria"/>
                <w:color w:val="auto"/>
                <w:sz w:val="22"/>
                <w:szCs w:val="22"/>
              </w:rPr>
            </w:pPr>
            <w:r w:rsidRPr="00CE5471">
              <w:rPr>
                <w:rFonts w:ascii="Cambria" w:hAnsi="Cambria"/>
                <w:color w:val="auto"/>
                <w:sz w:val="22"/>
                <w:szCs w:val="22"/>
              </w:rPr>
              <w:t>O sistema</w:t>
            </w:r>
            <w:r>
              <w:rPr>
                <w:rFonts w:ascii="Cambria" w:hAnsi="Cambria"/>
                <w:color w:val="auto"/>
                <w:sz w:val="22"/>
                <w:szCs w:val="22"/>
              </w:rPr>
              <w:t xml:space="preserve"> abre o alerta de confirmação de Cancelamento do Atendimento;</w:t>
            </w:r>
          </w:p>
          <w:p w14:paraId="1E169A37" w14:textId="77777777" w:rsidR="009D6CC3" w:rsidRPr="006B3893" w:rsidRDefault="009D6CC3" w:rsidP="003533CE">
            <w:pPr>
              <w:pStyle w:val="PargrafodaLista"/>
              <w:numPr>
                <w:ilvl w:val="0"/>
                <w:numId w:val="59"/>
              </w:numPr>
              <w:spacing w:line="100" w:lineRule="atLeast"/>
              <w:rPr>
                <w:color w:val="auto"/>
              </w:rPr>
            </w:pPr>
            <w:r w:rsidRPr="00CE5471">
              <w:rPr>
                <w:rFonts w:ascii="Cambria" w:hAnsi="Cambria"/>
                <w:color w:val="auto"/>
                <w:sz w:val="22"/>
                <w:szCs w:val="22"/>
              </w:rPr>
              <w:t xml:space="preserve">O </w:t>
            </w:r>
            <w:r>
              <w:rPr>
                <w:rFonts w:ascii="Cambria" w:hAnsi="Cambria"/>
                <w:color w:val="auto"/>
                <w:sz w:val="22"/>
                <w:szCs w:val="22"/>
              </w:rPr>
              <w:t>Membro da CADD</w:t>
            </w:r>
            <w:r w:rsidRPr="00CE5471">
              <w:rPr>
                <w:rFonts w:ascii="Cambria" w:hAnsi="Cambria"/>
                <w:color w:val="auto"/>
                <w:sz w:val="22"/>
                <w:szCs w:val="22"/>
              </w:rPr>
              <w:t xml:space="preserve"> </w:t>
            </w:r>
            <w:r>
              <w:rPr>
                <w:rFonts w:ascii="Cambria" w:hAnsi="Cambria"/>
                <w:color w:val="auto"/>
                <w:sz w:val="22"/>
                <w:szCs w:val="22"/>
              </w:rPr>
              <w:t>clica no botão “Sim” do alerta para confirmar o cancelamento do atendimento;</w:t>
            </w:r>
          </w:p>
          <w:p w14:paraId="0A9C703D" w14:textId="77777777" w:rsidR="009D6CC3" w:rsidRPr="009D6CC3" w:rsidRDefault="009D6CC3" w:rsidP="003533CE">
            <w:pPr>
              <w:pStyle w:val="PargrafodaLista"/>
              <w:numPr>
                <w:ilvl w:val="0"/>
                <w:numId w:val="59"/>
              </w:numPr>
              <w:spacing w:line="100" w:lineRule="atLeast"/>
              <w:rPr>
                <w:color w:val="auto"/>
              </w:rPr>
            </w:pPr>
            <w:r>
              <w:rPr>
                <w:rFonts w:ascii="Cambria" w:hAnsi="Cambria"/>
                <w:color w:val="auto"/>
                <w:sz w:val="22"/>
                <w:szCs w:val="22"/>
              </w:rPr>
              <w:t>O sistema cancela o atendimento agendado, envia o e-mail de cancelamento ao aluno convocado e encerra o caso de uso.</w:t>
            </w:r>
          </w:p>
          <w:p w14:paraId="1CD6824B" w14:textId="1A2EA5D4" w:rsidR="005E04A8" w:rsidRPr="009D6CC3" w:rsidRDefault="005E04A8" w:rsidP="009D6CC3">
            <w:pPr>
              <w:spacing w:line="100" w:lineRule="atLeast"/>
              <w:rPr>
                <w:color w:val="auto"/>
              </w:rPr>
            </w:pPr>
          </w:p>
        </w:tc>
      </w:tr>
      <w:tr w:rsidR="009D6CC3" w:rsidRPr="00CE5471" w14:paraId="66E1AA0F" w14:textId="77777777" w:rsidTr="00C3506F">
        <w:trPr>
          <w:trHeight w:val="454"/>
        </w:trPr>
        <w:tc>
          <w:tcPr>
            <w:tcW w:w="2376" w:type="dxa"/>
            <w:shd w:val="clear" w:color="auto" w:fill="DEEAF6"/>
            <w:vAlign w:val="center"/>
          </w:tcPr>
          <w:p w14:paraId="055E9927" w14:textId="1CE2CA5F" w:rsidR="009D6CC3" w:rsidRPr="00CE5471" w:rsidRDefault="009D6CC3" w:rsidP="009D6CC3">
            <w:pPr>
              <w:spacing w:line="100" w:lineRule="atLeast"/>
              <w:ind w:hanging="10"/>
              <w:rPr>
                <w:b/>
                <w:color w:val="auto"/>
              </w:rPr>
            </w:pPr>
            <w:r>
              <w:rPr>
                <w:rFonts w:ascii="Cambria" w:hAnsi="Cambria"/>
                <w:b/>
                <w:color w:val="auto"/>
                <w:sz w:val="22"/>
                <w:szCs w:val="22"/>
              </w:rPr>
              <w:t>Fluxo de Exceção 01</w:t>
            </w:r>
          </w:p>
        </w:tc>
        <w:tc>
          <w:tcPr>
            <w:tcW w:w="7831" w:type="dxa"/>
            <w:shd w:val="clear" w:color="auto" w:fill="D9E2F3" w:themeFill="accent5" w:themeFillTint="33"/>
            <w:vAlign w:val="center"/>
          </w:tcPr>
          <w:p w14:paraId="1D1D426B" w14:textId="77777777" w:rsidR="009D6CC3" w:rsidRDefault="009D6CC3" w:rsidP="009D6CC3">
            <w:pPr>
              <w:spacing w:line="100" w:lineRule="atLeast"/>
              <w:rPr>
                <w:rFonts w:ascii="Cambria" w:hAnsi="Cambria"/>
                <w:color w:val="auto"/>
                <w:sz w:val="22"/>
                <w:szCs w:val="22"/>
                <w:u w:val="single"/>
              </w:rPr>
            </w:pPr>
          </w:p>
          <w:p w14:paraId="0689D692" w14:textId="7A70429B" w:rsidR="009D6CC3" w:rsidRPr="00524A9E" w:rsidRDefault="009D6CC3" w:rsidP="009A6C09">
            <w:pPr>
              <w:pStyle w:val="PargrafodaLista"/>
              <w:numPr>
                <w:ilvl w:val="0"/>
                <w:numId w:val="62"/>
              </w:numPr>
              <w:spacing w:line="100" w:lineRule="atLeast"/>
              <w:rPr>
                <w:rFonts w:ascii="Cambria" w:hAnsi="Cambria"/>
                <w:color w:val="auto"/>
                <w:sz w:val="22"/>
                <w:szCs w:val="22"/>
              </w:rPr>
            </w:pPr>
            <w:r w:rsidRPr="00524A9E">
              <w:rPr>
                <w:rFonts w:ascii="Cambria" w:hAnsi="Cambria"/>
                <w:color w:val="auto"/>
                <w:sz w:val="22"/>
                <w:szCs w:val="22"/>
              </w:rPr>
              <w:t>Este fluxo de exceção se inicia se n</w:t>
            </w:r>
            <w:r>
              <w:rPr>
                <w:rFonts w:ascii="Cambria" w:hAnsi="Cambria"/>
                <w:color w:val="auto"/>
                <w:sz w:val="22"/>
                <w:szCs w:val="22"/>
              </w:rPr>
              <w:t>enhum</w:t>
            </w:r>
            <w:r w:rsidRPr="00524A9E">
              <w:rPr>
                <w:rFonts w:ascii="Cambria" w:hAnsi="Cambria"/>
                <w:color w:val="auto"/>
                <w:sz w:val="22"/>
                <w:szCs w:val="22"/>
              </w:rPr>
              <w:t xml:space="preserve"> </w:t>
            </w:r>
            <w:r>
              <w:rPr>
                <w:rFonts w:ascii="Cambria" w:hAnsi="Cambria"/>
                <w:color w:val="auto"/>
                <w:sz w:val="22"/>
                <w:szCs w:val="22"/>
              </w:rPr>
              <w:t xml:space="preserve">Atendimento </w:t>
            </w:r>
            <w:r w:rsidRPr="00524A9E">
              <w:rPr>
                <w:rFonts w:ascii="Cambria" w:hAnsi="Cambria"/>
                <w:color w:val="auto"/>
                <w:sz w:val="22"/>
                <w:szCs w:val="22"/>
              </w:rPr>
              <w:t>foi cadastrada no sistema;</w:t>
            </w:r>
          </w:p>
          <w:p w14:paraId="70F94E64" w14:textId="26CE0C54" w:rsidR="009D6CC3" w:rsidRPr="00524A9E" w:rsidRDefault="009D6CC3" w:rsidP="009A6C09">
            <w:pPr>
              <w:pStyle w:val="PargrafodaLista"/>
              <w:numPr>
                <w:ilvl w:val="0"/>
                <w:numId w:val="62"/>
              </w:numPr>
              <w:spacing w:line="100" w:lineRule="atLeast"/>
              <w:rPr>
                <w:rFonts w:ascii="Cambria" w:hAnsi="Cambria"/>
                <w:color w:val="auto"/>
                <w:sz w:val="22"/>
                <w:szCs w:val="22"/>
              </w:rPr>
            </w:pPr>
            <w:r w:rsidRPr="00524A9E">
              <w:rPr>
                <w:rFonts w:ascii="Cambria" w:hAnsi="Cambria"/>
                <w:color w:val="auto"/>
                <w:sz w:val="22"/>
                <w:szCs w:val="22"/>
              </w:rPr>
              <w:t>O sistema abre a janela nomeada “</w:t>
            </w:r>
            <w:r>
              <w:rPr>
                <w:rFonts w:ascii="Cambria" w:hAnsi="Cambria"/>
                <w:color w:val="auto"/>
                <w:sz w:val="22"/>
                <w:szCs w:val="22"/>
              </w:rPr>
              <w:t xml:space="preserve">Atendimento </w:t>
            </w:r>
            <w:r w:rsidRPr="00524A9E">
              <w:rPr>
                <w:rFonts w:ascii="Cambria" w:hAnsi="Cambria"/>
                <w:color w:val="auto"/>
                <w:sz w:val="22"/>
                <w:szCs w:val="22"/>
              </w:rPr>
              <w:t>das CADDs” no item 2 d</w:t>
            </w:r>
            <w:r>
              <w:rPr>
                <w:rFonts w:ascii="Cambria" w:hAnsi="Cambria"/>
                <w:color w:val="auto"/>
                <w:sz w:val="22"/>
                <w:szCs w:val="22"/>
              </w:rPr>
              <w:t xml:space="preserve">o fluxo principal, onde nenhum atendimento </w:t>
            </w:r>
            <w:r w:rsidRPr="00524A9E">
              <w:rPr>
                <w:rFonts w:ascii="Cambria" w:hAnsi="Cambria"/>
                <w:color w:val="auto"/>
                <w:sz w:val="22"/>
                <w:szCs w:val="22"/>
              </w:rPr>
              <w:t>é apresentad</w:t>
            </w:r>
            <w:r>
              <w:rPr>
                <w:rFonts w:ascii="Cambria" w:hAnsi="Cambria"/>
                <w:color w:val="auto"/>
                <w:sz w:val="22"/>
                <w:szCs w:val="22"/>
              </w:rPr>
              <w:t>o</w:t>
            </w:r>
            <w:r w:rsidRPr="00524A9E">
              <w:rPr>
                <w:rFonts w:ascii="Cambria" w:hAnsi="Cambria"/>
                <w:color w:val="auto"/>
                <w:sz w:val="22"/>
                <w:szCs w:val="22"/>
              </w:rPr>
              <w:t xml:space="preserve"> e somente o botão “Agendar </w:t>
            </w:r>
            <w:r>
              <w:rPr>
                <w:rFonts w:ascii="Cambria" w:hAnsi="Cambria"/>
                <w:color w:val="auto"/>
                <w:sz w:val="22"/>
                <w:szCs w:val="22"/>
              </w:rPr>
              <w:t>Atendimento</w:t>
            </w:r>
            <w:r w:rsidRPr="00524A9E">
              <w:rPr>
                <w:rFonts w:ascii="Cambria" w:hAnsi="Cambria"/>
                <w:color w:val="auto"/>
                <w:sz w:val="22"/>
                <w:szCs w:val="22"/>
              </w:rPr>
              <w:t>” está disponível para ser utilizado;</w:t>
            </w:r>
          </w:p>
          <w:p w14:paraId="27414ABD" w14:textId="7C14208C" w:rsidR="009D6CC3" w:rsidRDefault="009D6CC3" w:rsidP="009A6C09">
            <w:pPr>
              <w:pStyle w:val="PargrafodaLista"/>
              <w:numPr>
                <w:ilvl w:val="0"/>
                <w:numId w:val="62"/>
              </w:numPr>
              <w:spacing w:line="100" w:lineRule="atLeast"/>
              <w:rPr>
                <w:rFonts w:ascii="Cambria" w:hAnsi="Cambria"/>
                <w:color w:val="auto"/>
                <w:sz w:val="22"/>
                <w:szCs w:val="22"/>
              </w:rPr>
            </w:pPr>
            <w:r w:rsidRPr="00CE5471">
              <w:rPr>
                <w:rFonts w:ascii="Cambria" w:hAnsi="Cambria"/>
                <w:color w:val="auto"/>
                <w:sz w:val="22"/>
                <w:szCs w:val="22"/>
              </w:rPr>
              <w:t xml:space="preserve">O </w:t>
            </w:r>
            <w:r>
              <w:rPr>
                <w:rFonts w:ascii="Cambria" w:hAnsi="Cambria"/>
                <w:color w:val="auto"/>
                <w:sz w:val="22"/>
                <w:szCs w:val="22"/>
              </w:rPr>
              <w:t>membro da CADD</w:t>
            </w:r>
            <w:r w:rsidRPr="00CE5471">
              <w:rPr>
                <w:rFonts w:ascii="Cambria" w:hAnsi="Cambria"/>
                <w:color w:val="auto"/>
                <w:sz w:val="22"/>
                <w:szCs w:val="22"/>
              </w:rPr>
              <w:t xml:space="preserve"> </w:t>
            </w:r>
            <w:r>
              <w:rPr>
                <w:rFonts w:ascii="Cambria" w:hAnsi="Cambria"/>
                <w:color w:val="auto"/>
                <w:sz w:val="22"/>
                <w:szCs w:val="22"/>
              </w:rPr>
              <w:t>seleciona o botão “Agendar Atendimento” e o fluxo caso de uso continua no fluxo alternativo 01.</w:t>
            </w:r>
          </w:p>
          <w:p w14:paraId="1926218C" w14:textId="6AF6E602" w:rsidR="009D6CC3" w:rsidRPr="00CE5471" w:rsidRDefault="009D6CC3" w:rsidP="009D6CC3">
            <w:pPr>
              <w:spacing w:line="100" w:lineRule="atLeast"/>
              <w:rPr>
                <w:rFonts w:ascii="Cambria" w:hAnsi="Cambria"/>
                <w:color w:val="auto"/>
                <w:sz w:val="22"/>
                <w:szCs w:val="22"/>
              </w:rPr>
            </w:pPr>
          </w:p>
        </w:tc>
      </w:tr>
      <w:tr w:rsidR="009D6CC3" w:rsidRPr="00CE5471" w14:paraId="48296202" w14:textId="77777777" w:rsidTr="00562E54">
        <w:tblPrEx>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rPr>
          <w:trHeight w:val="454"/>
        </w:trPr>
        <w:tc>
          <w:tcPr>
            <w:tcW w:w="2376" w:type="dxa"/>
            <w:tcBorders>
              <w:top w:val="single" w:sz="4" w:space="0" w:color="auto"/>
              <w:left w:val="single" w:sz="4" w:space="0" w:color="auto"/>
              <w:bottom w:val="single" w:sz="4" w:space="0" w:color="auto"/>
              <w:right w:val="single" w:sz="4" w:space="0" w:color="auto"/>
            </w:tcBorders>
            <w:shd w:val="clear" w:color="auto" w:fill="DEEAF6"/>
            <w:vAlign w:val="center"/>
          </w:tcPr>
          <w:p w14:paraId="2518BCF1" w14:textId="77777777" w:rsidR="009D6CC3" w:rsidRPr="00CE5471" w:rsidRDefault="009D6CC3" w:rsidP="00562E54">
            <w:pPr>
              <w:spacing w:line="100" w:lineRule="atLeast"/>
              <w:ind w:hanging="10"/>
              <w:rPr>
                <w:b/>
                <w:color w:val="auto"/>
              </w:rPr>
            </w:pPr>
            <w:r w:rsidRPr="00CE5471">
              <w:rPr>
                <w:rFonts w:ascii="Cambria" w:hAnsi="Cambria"/>
                <w:b/>
                <w:color w:val="auto"/>
                <w:sz w:val="22"/>
                <w:szCs w:val="22"/>
              </w:rPr>
              <w:t>Fluxo de Exceção</w:t>
            </w:r>
            <w:r>
              <w:rPr>
                <w:rFonts w:ascii="Cambria" w:hAnsi="Cambria"/>
                <w:b/>
                <w:color w:val="auto"/>
                <w:sz w:val="22"/>
                <w:szCs w:val="22"/>
              </w:rPr>
              <w:t xml:space="preserve"> 02</w:t>
            </w:r>
          </w:p>
        </w:tc>
        <w:tc>
          <w:tcPr>
            <w:tcW w:w="7831" w:type="dxa"/>
            <w:tcBorders>
              <w:top w:val="single" w:sz="4" w:space="0" w:color="auto"/>
              <w:left w:val="single" w:sz="4" w:space="0" w:color="auto"/>
              <w:bottom w:val="single" w:sz="4" w:space="0" w:color="auto"/>
              <w:right w:val="single" w:sz="4" w:space="0" w:color="auto"/>
            </w:tcBorders>
            <w:shd w:val="clear" w:color="auto" w:fill="auto"/>
            <w:vAlign w:val="center"/>
          </w:tcPr>
          <w:p w14:paraId="41153F7E" w14:textId="77777777" w:rsidR="009D6CC3" w:rsidRPr="00524A9E" w:rsidRDefault="009D6CC3" w:rsidP="00562E54">
            <w:pPr>
              <w:pStyle w:val="PargrafodaLista"/>
              <w:spacing w:line="100" w:lineRule="atLeast"/>
              <w:ind w:left="360"/>
              <w:rPr>
                <w:rFonts w:ascii="Cambria" w:hAnsi="Cambria"/>
                <w:color w:val="auto"/>
                <w:sz w:val="22"/>
                <w:szCs w:val="22"/>
              </w:rPr>
            </w:pPr>
          </w:p>
          <w:p w14:paraId="6731ABB9" w14:textId="7E7A0622" w:rsidR="009D6CC3" w:rsidRDefault="009D6CC3" w:rsidP="003533CE">
            <w:pPr>
              <w:pStyle w:val="PargrafodaLista"/>
              <w:numPr>
                <w:ilvl w:val="0"/>
                <w:numId w:val="60"/>
              </w:numPr>
              <w:spacing w:line="100" w:lineRule="atLeast"/>
              <w:rPr>
                <w:rFonts w:ascii="Cambria" w:hAnsi="Cambria"/>
                <w:color w:val="auto"/>
                <w:sz w:val="22"/>
                <w:szCs w:val="22"/>
              </w:rPr>
            </w:pPr>
            <w:r w:rsidRPr="00524A9E">
              <w:rPr>
                <w:rFonts w:ascii="Cambria" w:hAnsi="Cambria"/>
                <w:color w:val="auto"/>
                <w:sz w:val="22"/>
                <w:szCs w:val="22"/>
              </w:rPr>
              <w:t>Este fluxo de exceção se inicia se</w:t>
            </w:r>
            <w:r>
              <w:rPr>
                <w:rFonts w:ascii="Cambria" w:hAnsi="Cambria"/>
                <w:color w:val="auto"/>
                <w:sz w:val="22"/>
                <w:szCs w:val="22"/>
              </w:rPr>
              <w:t xml:space="preserve"> ocorrer erro no envio de e-mails aos alunos nos itens 3 dos fluxos alternativos 01, 03 ou 04</w:t>
            </w:r>
            <w:r w:rsidRPr="00524A9E">
              <w:rPr>
                <w:rFonts w:ascii="Cambria" w:hAnsi="Cambria"/>
                <w:color w:val="auto"/>
                <w:sz w:val="22"/>
                <w:szCs w:val="22"/>
              </w:rPr>
              <w:t>;</w:t>
            </w:r>
          </w:p>
          <w:p w14:paraId="7795C812" w14:textId="09399A32" w:rsidR="009D6CC3" w:rsidRPr="00463452" w:rsidRDefault="009D6CC3" w:rsidP="003533CE">
            <w:pPr>
              <w:pStyle w:val="PargrafodaLista"/>
              <w:numPr>
                <w:ilvl w:val="0"/>
                <w:numId w:val="60"/>
              </w:numPr>
              <w:spacing w:line="100" w:lineRule="atLeast"/>
              <w:rPr>
                <w:rFonts w:ascii="Cambria" w:hAnsi="Cambria"/>
                <w:color w:val="auto"/>
                <w:sz w:val="22"/>
                <w:szCs w:val="22"/>
              </w:rPr>
            </w:pPr>
            <w:r w:rsidRPr="00CE5471">
              <w:rPr>
                <w:rFonts w:ascii="Cambria" w:hAnsi="Cambria"/>
                <w:color w:val="auto"/>
                <w:sz w:val="22"/>
                <w:szCs w:val="22"/>
              </w:rPr>
              <w:t xml:space="preserve">O </w:t>
            </w:r>
            <w:r>
              <w:rPr>
                <w:rFonts w:ascii="Cambria" w:hAnsi="Cambria"/>
                <w:color w:val="auto"/>
                <w:sz w:val="22"/>
                <w:szCs w:val="22"/>
              </w:rPr>
              <w:t xml:space="preserve">sistema exibe um ícone de falha no envio do e-mail ao lado de cada aluno ao qual o e-mail não foi enviado e o caso de uso se encerra nos fluxos </w:t>
            </w:r>
            <w:r>
              <w:rPr>
                <w:rFonts w:ascii="Cambria" w:hAnsi="Cambria"/>
                <w:color w:val="auto"/>
                <w:sz w:val="22"/>
                <w:szCs w:val="22"/>
              </w:rPr>
              <w:lastRenderedPageBreak/>
              <w:t>alternativos 01, 03 ou 04.</w:t>
            </w:r>
            <w:r w:rsidRPr="00463452">
              <w:rPr>
                <w:rFonts w:ascii="Cambria" w:hAnsi="Cambria"/>
                <w:color w:val="auto"/>
                <w:sz w:val="22"/>
                <w:szCs w:val="22"/>
                <w:u w:val="single"/>
              </w:rPr>
              <w:br/>
            </w:r>
          </w:p>
        </w:tc>
      </w:tr>
      <w:tr w:rsidR="005E04A8" w:rsidRPr="00CE5471" w14:paraId="2E4170D6" w14:textId="77777777" w:rsidTr="00CE5471">
        <w:trPr>
          <w:trHeight w:val="454"/>
        </w:trPr>
        <w:tc>
          <w:tcPr>
            <w:tcW w:w="2376" w:type="dxa"/>
            <w:shd w:val="clear" w:color="auto" w:fill="DEEAF6"/>
            <w:vAlign w:val="center"/>
          </w:tcPr>
          <w:p w14:paraId="7A45F61C" w14:textId="5EC34339" w:rsidR="005E04A8" w:rsidRPr="00CE5471" w:rsidRDefault="005E04A8" w:rsidP="005E04A8">
            <w:pPr>
              <w:spacing w:line="100" w:lineRule="atLeast"/>
              <w:ind w:hanging="10"/>
              <w:rPr>
                <w:b/>
                <w:color w:val="auto"/>
              </w:rPr>
            </w:pPr>
            <w:r w:rsidRPr="00CE5471">
              <w:rPr>
                <w:rFonts w:ascii="Cambria" w:hAnsi="Cambria"/>
                <w:b/>
                <w:color w:val="auto"/>
                <w:sz w:val="22"/>
                <w:szCs w:val="22"/>
              </w:rPr>
              <w:lastRenderedPageBreak/>
              <w:t>Pós-condição</w:t>
            </w:r>
          </w:p>
        </w:tc>
        <w:tc>
          <w:tcPr>
            <w:tcW w:w="7831" w:type="dxa"/>
            <w:shd w:val="clear" w:color="auto" w:fill="DEEAF6"/>
            <w:vAlign w:val="center"/>
          </w:tcPr>
          <w:p w14:paraId="7E127484" w14:textId="77777777" w:rsidR="00C3506F" w:rsidRDefault="00C3506F" w:rsidP="009D6CC3">
            <w:pPr>
              <w:spacing w:line="100" w:lineRule="atLeast"/>
              <w:rPr>
                <w:rFonts w:ascii="Cambria" w:hAnsi="Cambria"/>
                <w:color w:val="auto"/>
                <w:sz w:val="22"/>
                <w:szCs w:val="22"/>
              </w:rPr>
            </w:pPr>
          </w:p>
          <w:p w14:paraId="18F9EBB3" w14:textId="617FC76C" w:rsidR="009D6CC3" w:rsidRDefault="009D6CC3" w:rsidP="009D6CC3">
            <w:pPr>
              <w:spacing w:line="100" w:lineRule="atLeast"/>
              <w:rPr>
                <w:rFonts w:ascii="Cambria" w:hAnsi="Cambria"/>
                <w:color w:val="auto"/>
                <w:sz w:val="22"/>
                <w:szCs w:val="22"/>
              </w:rPr>
            </w:pPr>
            <w:r>
              <w:rPr>
                <w:rFonts w:ascii="Cambria" w:hAnsi="Cambria"/>
                <w:color w:val="auto"/>
                <w:sz w:val="22"/>
                <w:szCs w:val="22"/>
              </w:rPr>
              <w:t xml:space="preserve">Após a execução do Caso de Uso é esperado que os as reuniões da CADDs </w:t>
            </w:r>
          </w:p>
          <w:p w14:paraId="46D3EC8C" w14:textId="77777777" w:rsidR="009D6CC3" w:rsidRDefault="009D6CC3" w:rsidP="009D6CC3">
            <w:pPr>
              <w:spacing w:line="100" w:lineRule="atLeast"/>
              <w:rPr>
                <w:rFonts w:ascii="Cambria" w:hAnsi="Cambria"/>
                <w:color w:val="auto"/>
                <w:sz w:val="22"/>
                <w:szCs w:val="22"/>
              </w:rPr>
            </w:pPr>
            <w:r>
              <w:rPr>
                <w:rFonts w:ascii="Cambria" w:hAnsi="Cambria"/>
                <w:color w:val="auto"/>
                <w:sz w:val="22"/>
                <w:szCs w:val="22"/>
              </w:rPr>
              <w:t>Agendadas ou visualizadas</w:t>
            </w:r>
            <w:r w:rsidRPr="009F5716">
              <w:rPr>
                <w:rFonts w:ascii="Cambria" w:hAnsi="Cambria"/>
                <w:color w:val="auto"/>
                <w:sz w:val="22"/>
                <w:szCs w:val="22"/>
              </w:rPr>
              <w:t xml:space="preserve"> </w:t>
            </w:r>
            <w:r>
              <w:rPr>
                <w:rFonts w:ascii="Cambria" w:hAnsi="Cambria"/>
                <w:color w:val="auto"/>
                <w:sz w:val="22"/>
                <w:szCs w:val="22"/>
              </w:rPr>
              <w:t xml:space="preserve">ou reagendadas </w:t>
            </w:r>
            <w:r w:rsidRPr="009F5716">
              <w:rPr>
                <w:rFonts w:ascii="Cambria" w:hAnsi="Cambria"/>
                <w:color w:val="auto"/>
                <w:sz w:val="22"/>
                <w:szCs w:val="22"/>
              </w:rPr>
              <w:t xml:space="preserve">ou </w:t>
            </w:r>
            <w:r>
              <w:rPr>
                <w:rFonts w:ascii="Cambria" w:hAnsi="Cambria"/>
                <w:color w:val="auto"/>
                <w:sz w:val="22"/>
                <w:szCs w:val="22"/>
              </w:rPr>
              <w:t>canceladas</w:t>
            </w:r>
            <w:r w:rsidRPr="009F5716">
              <w:rPr>
                <w:rFonts w:ascii="Cambria" w:hAnsi="Cambria"/>
                <w:color w:val="auto"/>
                <w:sz w:val="22"/>
                <w:szCs w:val="22"/>
              </w:rPr>
              <w:t>.</w:t>
            </w:r>
          </w:p>
          <w:p w14:paraId="68FF8941" w14:textId="2FD6CEAB" w:rsidR="005E04A8" w:rsidRPr="00CE5471" w:rsidRDefault="005E04A8" w:rsidP="005E04A8">
            <w:pPr>
              <w:spacing w:line="100" w:lineRule="atLeast"/>
              <w:rPr>
                <w:color w:val="auto"/>
              </w:rPr>
            </w:pPr>
          </w:p>
        </w:tc>
      </w:tr>
    </w:tbl>
    <w:p w14:paraId="75BC8083" w14:textId="77777777" w:rsidR="001648F9" w:rsidRDefault="001648F9">
      <w:pPr>
        <w:jc w:val="both"/>
        <w:rPr>
          <w:rFonts w:ascii="Cambria" w:hAnsi="Cambria"/>
          <w:sz w:val="24"/>
          <w:szCs w:val="24"/>
        </w:rPr>
      </w:pPr>
    </w:p>
    <w:tbl>
      <w:tblPr>
        <w:tblW w:w="10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6"/>
        <w:gridCol w:w="7831"/>
      </w:tblGrid>
      <w:tr w:rsidR="00C83950" w:rsidRPr="00CE5471" w14:paraId="16B660B3" w14:textId="77777777" w:rsidTr="0035030F">
        <w:trPr>
          <w:trHeight w:val="557"/>
          <w:ins w:id="84" w:author="Cristiano Cruz [2]" w:date="2017-11-27T13:24:00Z"/>
        </w:trPr>
        <w:tc>
          <w:tcPr>
            <w:tcW w:w="2376" w:type="dxa"/>
            <w:shd w:val="clear" w:color="auto" w:fill="DEEAF6"/>
            <w:vAlign w:val="center"/>
          </w:tcPr>
          <w:p w14:paraId="248E6E3B" w14:textId="77777777" w:rsidR="00C83950" w:rsidRPr="00CE5471" w:rsidRDefault="00C83950" w:rsidP="0035030F">
            <w:pPr>
              <w:spacing w:line="100" w:lineRule="atLeast"/>
              <w:rPr>
                <w:ins w:id="85" w:author="Cristiano Cruz [2]" w:date="2017-11-27T13:24:00Z"/>
                <w:b/>
                <w:color w:val="auto"/>
              </w:rPr>
            </w:pPr>
            <w:ins w:id="86" w:author="Cristiano Cruz [2]" w:date="2017-11-27T13:24:00Z">
              <w:r w:rsidRPr="00CE5471">
                <w:rPr>
                  <w:rFonts w:ascii="Cambria" w:hAnsi="Cambria"/>
                  <w:b/>
                  <w:color w:val="auto"/>
                  <w:sz w:val="22"/>
                  <w:szCs w:val="22"/>
                </w:rPr>
                <w:t>Caso de Uso</w:t>
              </w:r>
            </w:ins>
          </w:p>
        </w:tc>
        <w:tc>
          <w:tcPr>
            <w:tcW w:w="7831" w:type="dxa"/>
            <w:shd w:val="clear" w:color="auto" w:fill="DEEAF6"/>
            <w:vAlign w:val="center"/>
          </w:tcPr>
          <w:p w14:paraId="0727A374" w14:textId="77777777" w:rsidR="00C83950" w:rsidRPr="00CE5471" w:rsidRDefault="00C83950" w:rsidP="0035030F">
            <w:pPr>
              <w:pStyle w:val="Ttulo3"/>
              <w:spacing w:before="0" w:after="0" w:line="100" w:lineRule="atLeast"/>
              <w:rPr>
                <w:ins w:id="87" w:author="Cristiano Cruz [2]" w:date="2017-11-27T13:24:00Z"/>
                <w:b/>
                <w:i w:val="0"/>
                <w:color w:val="auto"/>
              </w:rPr>
            </w:pPr>
            <w:bookmarkStart w:id="88" w:name="_Toc498558730"/>
            <w:bookmarkStart w:id="89" w:name="_Toc499593648"/>
            <w:ins w:id="90" w:author="Cristiano Cruz [2]" w:date="2017-11-27T13:24:00Z">
              <w:r w:rsidRPr="00CE5471">
                <w:rPr>
                  <w:b/>
                  <w:i w:val="0"/>
                  <w:color w:val="auto"/>
                </w:rPr>
                <w:t>(CSU07) Cadastrar plano de estudos</w:t>
              </w:r>
              <w:bookmarkEnd w:id="88"/>
              <w:bookmarkEnd w:id="89"/>
            </w:ins>
          </w:p>
        </w:tc>
      </w:tr>
      <w:tr w:rsidR="00C83950" w:rsidRPr="00CE5471" w14:paraId="35B6211A" w14:textId="77777777" w:rsidTr="0035030F">
        <w:trPr>
          <w:trHeight w:val="454"/>
          <w:ins w:id="91" w:author="Cristiano Cruz [2]" w:date="2017-11-27T13:24:00Z"/>
        </w:trPr>
        <w:tc>
          <w:tcPr>
            <w:tcW w:w="2376" w:type="dxa"/>
            <w:shd w:val="clear" w:color="auto" w:fill="DEEAF6"/>
            <w:vAlign w:val="center"/>
          </w:tcPr>
          <w:p w14:paraId="6DA87869" w14:textId="77777777" w:rsidR="00C83950" w:rsidRPr="00CE5471" w:rsidRDefault="00C83950" w:rsidP="0035030F">
            <w:pPr>
              <w:spacing w:line="100" w:lineRule="atLeast"/>
              <w:ind w:hanging="10"/>
              <w:rPr>
                <w:ins w:id="92" w:author="Cristiano Cruz [2]" w:date="2017-11-27T13:24:00Z"/>
                <w:b/>
                <w:color w:val="auto"/>
              </w:rPr>
            </w:pPr>
            <w:ins w:id="93" w:author="Cristiano Cruz [2]" w:date="2017-11-27T13:24:00Z">
              <w:r w:rsidRPr="00CE5471">
                <w:rPr>
                  <w:rFonts w:ascii="Cambria" w:hAnsi="Cambria"/>
                  <w:b/>
                  <w:color w:val="auto"/>
                  <w:sz w:val="22"/>
                  <w:szCs w:val="22"/>
                </w:rPr>
                <w:t>Ator Principal</w:t>
              </w:r>
            </w:ins>
          </w:p>
        </w:tc>
        <w:tc>
          <w:tcPr>
            <w:tcW w:w="7831" w:type="dxa"/>
            <w:shd w:val="clear" w:color="auto" w:fill="auto"/>
            <w:vAlign w:val="center"/>
          </w:tcPr>
          <w:p w14:paraId="732035A0" w14:textId="77777777" w:rsidR="00C83950" w:rsidRPr="00CE5471" w:rsidRDefault="00C83950" w:rsidP="0035030F">
            <w:pPr>
              <w:spacing w:line="100" w:lineRule="atLeast"/>
              <w:rPr>
                <w:ins w:id="94" w:author="Cristiano Cruz [2]" w:date="2017-11-27T13:24:00Z"/>
                <w:color w:val="auto"/>
              </w:rPr>
            </w:pPr>
            <w:ins w:id="95" w:author="Cristiano Cruz [2]" w:date="2017-11-27T13:24:00Z">
              <w:r w:rsidRPr="00CE5471">
                <w:rPr>
                  <w:rFonts w:ascii="Cambria" w:hAnsi="Cambria"/>
                  <w:color w:val="auto"/>
                  <w:sz w:val="22"/>
                  <w:szCs w:val="22"/>
                </w:rPr>
                <w:t>Aluno</w:t>
              </w:r>
            </w:ins>
          </w:p>
        </w:tc>
      </w:tr>
      <w:tr w:rsidR="00C83950" w:rsidRPr="00CE5471" w14:paraId="33DF6755" w14:textId="77777777" w:rsidTr="0035030F">
        <w:trPr>
          <w:trHeight w:val="454"/>
          <w:ins w:id="96" w:author="Cristiano Cruz [2]" w:date="2017-11-27T13:24:00Z"/>
        </w:trPr>
        <w:tc>
          <w:tcPr>
            <w:tcW w:w="2376" w:type="dxa"/>
            <w:shd w:val="clear" w:color="auto" w:fill="DEEAF6"/>
            <w:vAlign w:val="center"/>
          </w:tcPr>
          <w:p w14:paraId="2720C487" w14:textId="77777777" w:rsidR="00C83950" w:rsidRPr="00CE5471" w:rsidRDefault="00C83950" w:rsidP="0035030F">
            <w:pPr>
              <w:spacing w:line="100" w:lineRule="atLeast"/>
              <w:ind w:hanging="10"/>
              <w:rPr>
                <w:ins w:id="97" w:author="Cristiano Cruz [2]" w:date="2017-11-27T13:24:00Z"/>
                <w:b/>
                <w:color w:val="auto"/>
              </w:rPr>
            </w:pPr>
            <w:ins w:id="98" w:author="Cristiano Cruz [2]" w:date="2017-11-27T13:24:00Z">
              <w:r w:rsidRPr="00CE5471">
                <w:rPr>
                  <w:rFonts w:ascii="Cambria" w:hAnsi="Cambria"/>
                  <w:b/>
                  <w:color w:val="auto"/>
                  <w:sz w:val="22"/>
                  <w:szCs w:val="22"/>
                </w:rPr>
                <w:t>Pré-condição</w:t>
              </w:r>
            </w:ins>
          </w:p>
        </w:tc>
        <w:tc>
          <w:tcPr>
            <w:tcW w:w="7831" w:type="dxa"/>
            <w:shd w:val="clear" w:color="auto" w:fill="DEEAF6"/>
            <w:vAlign w:val="center"/>
          </w:tcPr>
          <w:p w14:paraId="78BCF4C3" w14:textId="77777777" w:rsidR="00C3506F" w:rsidRPr="00C3506F" w:rsidRDefault="00C3506F" w:rsidP="00C3506F">
            <w:pPr>
              <w:pStyle w:val="PargrafodaLista"/>
              <w:spacing w:line="100" w:lineRule="atLeast"/>
              <w:ind w:left="360"/>
              <w:rPr>
                <w:color w:val="auto"/>
              </w:rPr>
            </w:pPr>
          </w:p>
          <w:p w14:paraId="337CADAE" w14:textId="2F194D73" w:rsidR="009D6CC3" w:rsidRPr="009D6CC3" w:rsidRDefault="00C83950" w:rsidP="003533CE">
            <w:pPr>
              <w:pStyle w:val="PargrafodaLista"/>
              <w:numPr>
                <w:ilvl w:val="0"/>
                <w:numId w:val="61"/>
              </w:numPr>
              <w:spacing w:line="100" w:lineRule="atLeast"/>
              <w:rPr>
                <w:color w:val="auto"/>
              </w:rPr>
            </w:pPr>
            <w:bookmarkStart w:id="99" w:name="_GoBack"/>
            <w:bookmarkEnd w:id="99"/>
            <w:ins w:id="100" w:author="Cristiano Cruz [2]" w:date="2017-11-27T13:24:00Z">
              <w:r w:rsidRPr="009D6CC3">
                <w:rPr>
                  <w:rFonts w:ascii="Cambria" w:hAnsi="Cambria"/>
                  <w:color w:val="auto"/>
                  <w:sz w:val="22"/>
                  <w:szCs w:val="22"/>
                </w:rPr>
                <w:t xml:space="preserve">O aluno </w:t>
              </w:r>
            </w:ins>
            <w:r w:rsidR="009D6CC3">
              <w:rPr>
                <w:rFonts w:ascii="Cambria" w:hAnsi="Cambria"/>
                <w:color w:val="auto"/>
                <w:sz w:val="22"/>
                <w:szCs w:val="22"/>
              </w:rPr>
              <w:t>deve estar autenticado</w:t>
            </w:r>
            <w:ins w:id="101" w:author="Cristiano Cruz [2]" w:date="2017-11-27T13:24:00Z">
              <w:r w:rsidRPr="009D6CC3">
                <w:rPr>
                  <w:rFonts w:ascii="Cambria" w:hAnsi="Cambria"/>
                  <w:color w:val="auto"/>
                  <w:sz w:val="22"/>
                  <w:szCs w:val="22"/>
                </w:rPr>
                <w:t xml:space="preserve"> no sistema;</w:t>
              </w:r>
            </w:ins>
          </w:p>
          <w:p w14:paraId="39A04FEF" w14:textId="77777777" w:rsidR="00C3506F" w:rsidRDefault="00C83950" w:rsidP="003533CE">
            <w:pPr>
              <w:pStyle w:val="PargrafodaLista"/>
              <w:numPr>
                <w:ilvl w:val="0"/>
                <w:numId w:val="61"/>
              </w:numPr>
              <w:spacing w:line="100" w:lineRule="atLeast"/>
              <w:rPr>
                <w:rFonts w:ascii="Cambria" w:hAnsi="Cambria"/>
                <w:sz w:val="22"/>
                <w:szCs w:val="22"/>
              </w:rPr>
            </w:pPr>
            <w:ins w:id="102" w:author="Cristiano Cruz [2]" w:date="2017-11-27T13:24:00Z">
              <w:r w:rsidRPr="009D6CC3">
                <w:rPr>
                  <w:rFonts w:ascii="Cambria" w:hAnsi="Cambria"/>
                  <w:sz w:val="22"/>
                  <w:szCs w:val="22"/>
                </w:rPr>
                <w:t>O caso de uso CS</w:t>
              </w:r>
            </w:ins>
            <w:r w:rsidR="009D6CC3">
              <w:rPr>
                <w:rFonts w:ascii="Cambria" w:hAnsi="Cambria"/>
                <w:sz w:val="22"/>
                <w:szCs w:val="22"/>
              </w:rPr>
              <w:t>U</w:t>
            </w:r>
            <w:ins w:id="103" w:author="Cristiano Cruz [2]" w:date="2017-11-27T13:24:00Z">
              <w:r w:rsidRPr="009D6CC3">
                <w:rPr>
                  <w:rFonts w:ascii="Cambria" w:hAnsi="Cambria"/>
                  <w:sz w:val="22"/>
                  <w:szCs w:val="22"/>
                </w:rPr>
                <w:t>0</w:t>
              </w:r>
            </w:ins>
            <w:r w:rsidR="009D6CC3">
              <w:rPr>
                <w:rFonts w:ascii="Cambria" w:hAnsi="Cambria"/>
                <w:sz w:val="22"/>
                <w:szCs w:val="22"/>
              </w:rPr>
              <w:t>3</w:t>
            </w:r>
            <w:ins w:id="104" w:author="Cristiano Cruz [2]" w:date="2017-11-27T13:24:00Z">
              <w:r w:rsidRPr="009D6CC3">
                <w:rPr>
                  <w:rFonts w:ascii="Cambria" w:hAnsi="Cambria"/>
                  <w:sz w:val="22"/>
                  <w:szCs w:val="22"/>
                </w:rPr>
                <w:t xml:space="preserve"> </w:t>
              </w:r>
            </w:ins>
            <w:r w:rsidR="009D6CC3">
              <w:rPr>
                <w:rFonts w:ascii="Cambria" w:hAnsi="Cambria"/>
                <w:sz w:val="22"/>
                <w:szCs w:val="22"/>
              </w:rPr>
              <w:t xml:space="preserve">deve </w:t>
            </w:r>
            <w:ins w:id="105" w:author="Cristiano Cruz [2]" w:date="2017-11-27T13:24:00Z">
              <w:r w:rsidRPr="009D6CC3">
                <w:rPr>
                  <w:rFonts w:ascii="Cambria" w:hAnsi="Cambria"/>
                  <w:sz w:val="22"/>
                  <w:szCs w:val="22"/>
                </w:rPr>
                <w:t>ter sido executado pelo menos uma vez com sucesso;</w:t>
              </w:r>
            </w:ins>
          </w:p>
          <w:p w14:paraId="0342C72B" w14:textId="6699E984" w:rsidR="00C83950" w:rsidRPr="00C3506F" w:rsidRDefault="00C83950" w:rsidP="00C3506F">
            <w:pPr>
              <w:spacing w:line="100" w:lineRule="atLeast"/>
              <w:rPr>
                <w:ins w:id="106" w:author="Cristiano Cruz [2]" w:date="2017-11-27T13:24:00Z"/>
                <w:rFonts w:ascii="Cambria" w:hAnsi="Cambria"/>
                <w:sz w:val="22"/>
                <w:szCs w:val="22"/>
              </w:rPr>
            </w:pPr>
          </w:p>
        </w:tc>
      </w:tr>
      <w:tr w:rsidR="00C83950" w:rsidRPr="00CE5471" w14:paraId="574BE099" w14:textId="77777777" w:rsidTr="0035030F">
        <w:trPr>
          <w:trHeight w:val="454"/>
          <w:ins w:id="107" w:author="Cristiano Cruz [2]" w:date="2017-11-27T13:24:00Z"/>
        </w:trPr>
        <w:tc>
          <w:tcPr>
            <w:tcW w:w="2376" w:type="dxa"/>
            <w:shd w:val="clear" w:color="auto" w:fill="DEEAF6"/>
            <w:vAlign w:val="center"/>
          </w:tcPr>
          <w:p w14:paraId="1C8BEFE4" w14:textId="77777777" w:rsidR="00C83950" w:rsidRPr="00CE5471" w:rsidRDefault="00C83950" w:rsidP="0035030F">
            <w:pPr>
              <w:spacing w:line="100" w:lineRule="atLeast"/>
              <w:ind w:hanging="10"/>
              <w:rPr>
                <w:ins w:id="108" w:author="Cristiano Cruz [2]" w:date="2017-11-27T13:24:00Z"/>
                <w:b/>
                <w:color w:val="auto"/>
              </w:rPr>
            </w:pPr>
            <w:ins w:id="109" w:author="Cristiano Cruz [2]" w:date="2017-11-27T13:24:00Z">
              <w:r w:rsidRPr="00CE5471">
                <w:rPr>
                  <w:rFonts w:ascii="Cambria" w:hAnsi="Cambria"/>
                  <w:b/>
                  <w:color w:val="auto"/>
                  <w:sz w:val="22"/>
                  <w:szCs w:val="22"/>
                </w:rPr>
                <w:t>Fluxo Principal</w:t>
              </w:r>
            </w:ins>
          </w:p>
        </w:tc>
        <w:tc>
          <w:tcPr>
            <w:tcW w:w="7831" w:type="dxa"/>
            <w:shd w:val="clear" w:color="auto" w:fill="auto"/>
            <w:vAlign w:val="center"/>
          </w:tcPr>
          <w:p w14:paraId="1DF52698" w14:textId="77777777" w:rsidR="007E3D11" w:rsidRDefault="007E3D11" w:rsidP="007E3D11">
            <w:pPr>
              <w:pStyle w:val="PargrafodaLista"/>
              <w:spacing w:line="100" w:lineRule="atLeast"/>
              <w:ind w:left="360"/>
              <w:rPr>
                <w:rFonts w:ascii="Cambria" w:hAnsi="Cambria"/>
                <w:color w:val="auto"/>
                <w:sz w:val="22"/>
                <w:szCs w:val="22"/>
              </w:rPr>
            </w:pPr>
          </w:p>
          <w:p w14:paraId="2837B430" w14:textId="4938AA96" w:rsidR="00494839" w:rsidRPr="00494839" w:rsidRDefault="00C83950" w:rsidP="003533CE">
            <w:pPr>
              <w:pStyle w:val="PargrafodaLista"/>
              <w:numPr>
                <w:ilvl w:val="0"/>
                <w:numId w:val="17"/>
              </w:numPr>
              <w:spacing w:line="100" w:lineRule="atLeast"/>
              <w:rPr>
                <w:rFonts w:ascii="Cambria" w:hAnsi="Cambria"/>
                <w:color w:val="auto"/>
                <w:sz w:val="22"/>
                <w:szCs w:val="22"/>
              </w:rPr>
            </w:pPr>
            <w:ins w:id="110" w:author="Cristiano Cruz [2]" w:date="2017-11-27T13:24:00Z">
              <w:r w:rsidRPr="00CE5471">
                <w:rPr>
                  <w:rFonts w:ascii="Cambria" w:hAnsi="Cambria"/>
                  <w:color w:val="auto"/>
                  <w:sz w:val="22"/>
                  <w:szCs w:val="22"/>
                </w:rPr>
                <w:t>O Aluno inicia o caso de uso ao selecionar a opção de “Plano de Estudos”;</w:t>
              </w:r>
            </w:ins>
          </w:p>
          <w:p w14:paraId="79F9A5F6" w14:textId="421587B0" w:rsidR="00494839" w:rsidRPr="00494839" w:rsidRDefault="00494839" w:rsidP="003533CE">
            <w:pPr>
              <w:pStyle w:val="PargrafodaLista"/>
              <w:numPr>
                <w:ilvl w:val="0"/>
                <w:numId w:val="17"/>
              </w:numPr>
              <w:spacing w:line="100" w:lineRule="atLeast"/>
              <w:rPr>
                <w:ins w:id="111" w:author="Cristiano Cruz [2]" w:date="2017-11-27T13:24:00Z"/>
                <w:rFonts w:ascii="Cambria" w:hAnsi="Cambria"/>
                <w:color w:val="auto"/>
                <w:sz w:val="22"/>
                <w:szCs w:val="22"/>
              </w:rPr>
            </w:pPr>
            <w:r w:rsidRPr="00494839">
              <w:rPr>
                <w:rFonts w:ascii="Cambria" w:hAnsi="Cambria"/>
                <w:color w:val="auto"/>
                <w:sz w:val="22"/>
                <w:szCs w:val="22"/>
              </w:rPr>
              <w:t>O sistema abre uma janela nomeada “Plano de Estudos”, onde o aluno visualiza dois blocos, um com as disciplinas que ele ainda precisa cursar e outro com os períodos restantes a serem cursados até a integralização de sua matrícula a direita da tela e os botões para cadastrar o plano, quando o mesmo ainda não foi cadastrado e outro para editar o plano, porém este fica desabilitado quando o plano ainda não foi cadastrado.</w:t>
            </w:r>
          </w:p>
          <w:p w14:paraId="223D2CB7" w14:textId="02CCD563" w:rsidR="00494839" w:rsidRDefault="00494839" w:rsidP="003533CE">
            <w:pPr>
              <w:pStyle w:val="PargrafodaLista"/>
              <w:numPr>
                <w:ilvl w:val="0"/>
                <w:numId w:val="17"/>
              </w:numPr>
              <w:spacing w:line="100" w:lineRule="atLeast"/>
              <w:rPr>
                <w:rFonts w:ascii="Cambria" w:hAnsi="Cambria"/>
                <w:color w:val="auto"/>
                <w:sz w:val="22"/>
                <w:szCs w:val="22"/>
              </w:rPr>
            </w:pPr>
            <w:r>
              <w:rPr>
                <w:rFonts w:ascii="Cambria" w:hAnsi="Cambria"/>
                <w:color w:val="auto"/>
                <w:sz w:val="22"/>
                <w:szCs w:val="22"/>
              </w:rPr>
              <w:t>O aluno clica no botão “Cadastrar Plano”;</w:t>
            </w:r>
          </w:p>
          <w:p w14:paraId="0722DC35" w14:textId="4F3FA7ED" w:rsidR="00494839" w:rsidRDefault="00494839" w:rsidP="003533CE">
            <w:pPr>
              <w:pStyle w:val="PargrafodaLista"/>
              <w:numPr>
                <w:ilvl w:val="0"/>
                <w:numId w:val="17"/>
              </w:numPr>
              <w:spacing w:line="100" w:lineRule="atLeast"/>
              <w:rPr>
                <w:rFonts w:ascii="Cambria" w:hAnsi="Cambria"/>
                <w:color w:val="auto"/>
                <w:sz w:val="22"/>
                <w:szCs w:val="22"/>
              </w:rPr>
            </w:pPr>
            <w:r>
              <w:rPr>
                <w:rFonts w:ascii="Cambria" w:hAnsi="Cambria"/>
                <w:color w:val="auto"/>
                <w:sz w:val="22"/>
                <w:szCs w:val="22"/>
              </w:rPr>
              <w:t>O sistema a</w:t>
            </w:r>
            <w:r w:rsidR="00B6216B">
              <w:rPr>
                <w:rFonts w:ascii="Cambria" w:hAnsi="Cambria"/>
                <w:color w:val="auto"/>
                <w:sz w:val="22"/>
                <w:szCs w:val="22"/>
              </w:rPr>
              <w:t>bre a janela para cadastro do plano de estudos;</w:t>
            </w:r>
          </w:p>
          <w:p w14:paraId="581A1C91" w14:textId="60571DE5" w:rsidR="00B6216B" w:rsidRDefault="00B6216B" w:rsidP="003533CE">
            <w:pPr>
              <w:pStyle w:val="PargrafodaLista"/>
              <w:numPr>
                <w:ilvl w:val="0"/>
                <w:numId w:val="17"/>
              </w:numPr>
              <w:spacing w:line="100" w:lineRule="atLeast"/>
              <w:rPr>
                <w:rFonts w:ascii="Cambria" w:hAnsi="Cambria"/>
                <w:color w:val="auto"/>
                <w:sz w:val="22"/>
                <w:szCs w:val="22"/>
              </w:rPr>
            </w:pPr>
            <w:r>
              <w:rPr>
                <w:rFonts w:ascii="Cambria" w:hAnsi="Cambria"/>
                <w:color w:val="auto"/>
                <w:sz w:val="22"/>
                <w:szCs w:val="22"/>
              </w:rPr>
              <w:t>O aluno seleciona as disciplinas do bloco “Disciplinas a serem cursadas” que deseja cursar no próximo período letivo do bloco “Períodos de Integralização” e clica no botão incluir que fica entre os dois blocos;</w:t>
            </w:r>
          </w:p>
          <w:p w14:paraId="36088173" w14:textId="178D2B40" w:rsidR="00B6216B" w:rsidRDefault="00B6216B" w:rsidP="003533CE">
            <w:pPr>
              <w:pStyle w:val="PargrafodaLista"/>
              <w:numPr>
                <w:ilvl w:val="0"/>
                <w:numId w:val="17"/>
              </w:numPr>
              <w:spacing w:line="100" w:lineRule="atLeast"/>
              <w:rPr>
                <w:rFonts w:ascii="Cambria" w:hAnsi="Cambria"/>
                <w:color w:val="auto"/>
                <w:sz w:val="22"/>
                <w:szCs w:val="22"/>
              </w:rPr>
            </w:pPr>
            <w:r>
              <w:rPr>
                <w:rFonts w:ascii="Cambria" w:hAnsi="Cambria"/>
                <w:color w:val="auto"/>
                <w:sz w:val="22"/>
                <w:szCs w:val="22"/>
              </w:rPr>
              <w:t>O sistema transfere as disciplinas selecionadas do bloco “Disciplinas a serem cursadas” ao bloco “Períodos de Integralização”;</w:t>
            </w:r>
          </w:p>
          <w:p w14:paraId="1DC0F5A5" w14:textId="560832F1" w:rsidR="00B6216B" w:rsidRDefault="00B6216B" w:rsidP="003533CE">
            <w:pPr>
              <w:pStyle w:val="PargrafodaLista"/>
              <w:numPr>
                <w:ilvl w:val="0"/>
                <w:numId w:val="17"/>
              </w:numPr>
              <w:spacing w:line="100" w:lineRule="atLeast"/>
              <w:rPr>
                <w:rFonts w:ascii="Cambria" w:hAnsi="Cambria"/>
                <w:color w:val="auto"/>
                <w:sz w:val="22"/>
                <w:szCs w:val="22"/>
              </w:rPr>
            </w:pPr>
            <w:r>
              <w:rPr>
                <w:rFonts w:ascii="Cambria" w:hAnsi="Cambria"/>
                <w:color w:val="auto"/>
                <w:sz w:val="22"/>
                <w:szCs w:val="22"/>
              </w:rPr>
              <w:t xml:space="preserve">O aluno seleciona o próximo período </w:t>
            </w:r>
            <w:r w:rsidR="006F5B44">
              <w:rPr>
                <w:rFonts w:ascii="Cambria" w:hAnsi="Cambria"/>
                <w:color w:val="auto"/>
                <w:sz w:val="22"/>
                <w:szCs w:val="22"/>
              </w:rPr>
              <w:t>disponível no bloco “Períodos de Integralização” e repete os passos 5 e 6 até que não existam mais disciplinas a serem cursadas no bloco “Disciplinas a serem cursadas”;</w:t>
            </w:r>
          </w:p>
          <w:p w14:paraId="13972DC2" w14:textId="38EFADE6" w:rsidR="006F5B44" w:rsidRDefault="006F5B44" w:rsidP="003533CE">
            <w:pPr>
              <w:pStyle w:val="PargrafodaLista"/>
              <w:numPr>
                <w:ilvl w:val="0"/>
                <w:numId w:val="17"/>
              </w:numPr>
              <w:spacing w:line="100" w:lineRule="atLeast"/>
              <w:rPr>
                <w:rFonts w:ascii="Cambria" w:hAnsi="Cambria"/>
                <w:color w:val="auto"/>
                <w:sz w:val="22"/>
                <w:szCs w:val="22"/>
              </w:rPr>
            </w:pPr>
            <w:r>
              <w:rPr>
                <w:rFonts w:ascii="Cambria" w:hAnsi="Cambria"/>
                <w:color w:val="auto"/>
                <w:sz w:val="22"/>
                <w:szCs w:val="22"/>
              </w:rPr>
              <w:t>O aluno clica no botão “Validar Regras” para verificar se o plano proposto atende às regras da CADD, de acordo com a RNXX;</w:t>
            </w:r>
          </w:p>
          <w:p w14:paraId="5DEF121E" w14:textId="3BCBE205" w:rsidR="006F5B44" w:rsidRDefault="006F5B44" w:rsidP="003533CE">
            <w:pPr>
              <w:pStyle w:val="PargrafodaLista"/>
              <w:numPr>
                <w:ilvl w:val="0"/>
                <w:numId w:val="17"/>
              </w:numPr>
              <w:spacing w:line="100" w:lineRule="atLeast"/>
              <w:rPr>
                <w:rFonts w:ascii="Cambria" w:hAnsi="Cambria"/>
                <w:color w:val="auto"/>
                <w:sz w:val="22"/>
                <w:szCs w:val="22"/>
              </w:rPr>
            </w:pPr>
            <w:r>
              <w:rPr>
                <w:rFonts w:ascii="Cambria" w:hAnsi="Cambria"/>
                <w:color w:val="auto"/>
                <w:sz w:val="22"/>
                <w:szCs w:val="22"/>
              </w:rPr>
              <w:t>O sistema exibe uma janela modal com as informações de validação do plano proposto pelo aluno com as regras da CADD;</w:t>
            </w:r>
          </w:p>
          <w:p w14:paraId="17AA9EC1" w14:textId="0FD1BB28" w:rsidR="006F5B44" w:rsidRDefault="006F5B44" w:rsidP="003533CE">
            <w:pPr>
              <w:pStyle w:val="PargrafodaLista"/>
              <w:numPr>
                <w:ilvl w:val="0"/>
                <w:numId w:val="17"/>
              </w:numPr>
              <w:spacing w:line="100" w:lineRule="atLeast"/>
              <w:rPr>
                <w:rFonts w:ascii="Cambria" w:hAnsi="Cambria"/>
                <w:color w:val="auto"/>
                <w:sz w:val="22"/>
                <w:szCs w:val="22"/>
              </w:rPr>
            </w:pPr>
            <w:r>
              <w:rPr>
                <w:rFonts w:ascii="Cambria" w:hAnsi="Cambria"/>
                <w:color w:val="auto"/>
                <w:sz w:val="22"/>
                <w:szCs w:val="22"/>
              </w:rPr>
              <w:t>O aluno visualiza a validação das regras na janela modal e</w:t>
            </w:r>
            <w:r w:rsidR="008E2B7E">
              <w:rPr>
                <w:rFonts w:ascii="Cambria" w:hAnsi="Cambria"/>
                <w:color w:val="auto"/>
                <w:sz w:val="22"/>
                <w:szCs w:val="22"/>
              </w:rPr>
              <w:t xml:space="preserve"> a</w:t>
            </w:r>
            <w:r>
              <w:rPr>
                <w:rFonts w:ascii="Cambria" w:hAnsi="Cambria"/>
                <w:color w:val="auto"/>
                <w:sz w:val="22"/>
                <w:szCs w:val="22"/>
              </w:rPr>
              <w:t xml:space="preserve"> </w:t>
            </w:r>
            <w:r w:rsidR="008E2B7E">
              <w:rPr>
                <w:rFonts w:ascii="Cambria" w:hAnsi="Cambria"/>
                <w:color w:val="auto"/>
                <w:sz w:val="22"/>
                <w:szCs w:val="22"/>
              </w:rPr>
              <w:t>fecha</w:t>
            </w:r>
            <w:r>
              <w:rPr>
                <w:rFonts w:ascii="Cambria" w:hAnsi="Cambria"/>
                <w:color w:val="auto"/>
                <w:sz w:val="22"/>
                <w:szCs w:val="22"/>
              </w:rPr>
              <w:t>.</w:t>
            </w:r>
          </w:p>
          <w:p w14:paraId="4ED08942" w14:textId="33C65B12" w:rsidR="006F5B44" w:rsidRDefault="006F5B44" w:rsidP="003533CE">
            <w:pPr>
              <w:pStyle w:val="PargrafodaLista"/>
              <w:numPr>
                <w:ilvl w:val="0"/>
                <w:numId w:val="17"/>
              </w:numPr>
              <w:spacing w:line="100" w:lineRule="atLeast"/>
              <w:rPr>
                <w:rFonts w:ascii="Cambria" w:hAnsi="Cambria"/>
                <w:color w:val="auto"/>
                <w:sz w:val="22"/>
                <w:szCs w:val="22"/>
              </w:rPr>
            </w:pPr>
            <w:r>
              <w:rPr>
                <w:rFonts w:ascii="Cambria" w:hAnsi="Cambria"/>
                <w:color w:val="auto"/>
                <w:sz w:val="22"/>
                <w:szCs w:val="22"/>
              </w:rPr>
              <w:t>O aluno clica no botão “Enviar à Avaliação”;</w:t>
            </w:r>
          </w:p>
          <w:p w14:paraId="447F00BB" w14:textId="2F555CEE" w:rsidR="00C83950" w:rsidRPr="00CE5471" w:rsidRDefault="006F5B44" w:rsidP="003533CE">
            <w:pPr>
              <w:pStyle w:val="PargrafodaLista"/>
              <w:numPr>
                <w:ilvl w:val="0"/>
                <w:numId w:val="17"/>
              </w:numPr>
              <w:spacing w:line="100" w:lineRule="atLeast"/>
              <w:rPr>
                <w:ins w:id="112" w:author="Cristiano Cruz [2]" w:date="2017-11-27T13:24:00Z"/>
                <w:rFonts w:ascii="Cambria" w:hAnsi="Cambria"/>
                <w:color w:val="auto"/>
                <w:sz w:val="22"/>
                <w:szCs w:val="22"/>
              </w:rPr>
            </w:pPr>
            <w:r>
              <w:rPr>
                <w:rFonts w:ascii="Cambria" w:hAnsi="Cambria"/>
                <w:color w:val="auto"/>
                <w:sz w:val="22"/>
                <w:szCs w:val="22"/>
              </w:rPr>
              <w:t>O sistema salva o plano cadastrado e o disponibiliza à avaliação dos membros da CADD, encerrando o caso de uso;</w:t>
            </w:r>
            <w:r w:rsidRPr="00CE5471">
              <w:rPr>
                <w:rFonts w:ascii="Cambria" w:hAnsi="Cambria"/>
                <w:color w:val="auto"/>
                <w:sz w:val="22"/>
                <w:szCs w:val="22"/>
              </w:rPr>
              <w:t xml:space="preserve"> </w:t>
            </w:r>
            <w:r w:rsidR="007E3D11">
              <w:rPr>
                <w:rFonts w:ascii="Cambria" w:hAnsi="Cambria"/>
                <w:color w:val="auto"/>
                <w:sz w:val="22"/>
                <w:szCs w:val="22"/>
              </w:rPr>
              <w:br/>
            </w:r>
          </w:p>
        </w:tc>
      </w:tr>
      <w:tr w:rsidR="00C83950" w:rsidRPr="00CE5471" w14:paraId="2DF4BCB3" w14:textId="77777777" w:rsidTr="0035030F">
        <w:trPr>
          <w:trHeight w:val="454"/>
          <w:ins w:id="113" w:author="Cristiano Cruz [2]" w:date="2017-11-27T13:24:00Z"/>
        </w:trPr>
        <w:tc>
          <w:tcPr>
            <w:tcW w:w="2376" w:type="dxa"/>
            <w:shd w:val="clear" w:color="auto" w:fill="DEEAF6"/>
            <w:vAlign w:val="center"/>
          </w:tcPr>
          <w:p w14:paraId="14F41F2F" w14:textId="3C005522" w:rsidR="00C83950" w:rsidRPr="00CE5471" w:rsidRDefault="00C83950" w:rsidP="0035030F">
            <w:pPr>
              <w:rPr>
                <w:ins w:id="114" w:author="Cristiano Cruz [2]" w:date="2017-11-27T13:24:00Z"/>
                <w:b/>
                <w:color w:val="auto"/>
              </w:rPr>
            </w:pPr>
            <w:ins w:id="115" w:author="Cristiano Cruz [2]" w:date="2017-11-27T13:24:00Z">
              <w:r w:rsidRPr="00CE5471">
                <w:rPr>
                  <w:rFonts w:ascii="Cambria" w:hAnsi="Cambria"/>
                  <w:b/>
                  <w:color w:val="auto"/>
                  <w:sz w:val="22"/>
                  <w:szCs w:val="22"/>
                </w:rPr>
                <w:t>Fluxo Alternativo</w:t>
              </w:r>
            </w:ins>
            <w:r w:rsidR="006F5B44">
              <w:rPr>
                <w:rFonts w:ascii="Cambria" w:hAnsi="Cambria"/>
                <w:b/>
                <w:color w:val="auto"/>
                <w:sz w:val="22"/>
                <w:szCs w:val="22"/>
              </w:rPr>
              <w:t xml:space="preserve"> 01 (O aluno deseja preencher o plano de estudos automaticamente, de acordo com o plano do curso.)</w:t>
            </w:r>
          </w:p>
        </w:tc>
        <w:tc>
          <w:tcPr>
            <w:tcW w:w="7831" w:type="dxa"/>
            <w:shd w:val="clear" w:color="auto" w:fill="DEEAF6"/>
            <w:vAlign w:val="center"/>
          </w:tcPr>
          <w:p w14:paraId="59B8323E" w14:textId="77777777" w:rsidR="007E3D11" w:rsidRDefault="007E3D11" w:rsidP="007E3D11">
            <w:pPr>
              <w:pStyle w:val="PargrafodaLista"/>
              <w:spacing w:line="100" w:lineRule="atLeast"/>
              <w:ind w:left="360"/>
              <w:rPr>
                <w:rFonts w:ascii="Cambria" w:hAnsi="Cambria"/>
                <w:color w:val="auto"/>
                <w:sz w:val="22"/>
                <w:szCs w:val="22"/>
              </w:rPr>
            </w:pPr>
          </w:p>
          <w:p w14:paraId="3E0D6C49" w14:textId="33834178" w:rsidR="007E3D11" w:rsidRDefault="007E3D11" w:rsidP="003533CE">
            <w:pPr>
              <w:pStyle w:val="PargrafodaLista"/>
              <w:numPr>
                <w:ilvl w:val="0"/>
                <w:numId w:val="19"/>
              </w:numPr>
              <w:spacing w:line="100" w:lineRule="atLeast"/>
              <w:rPr>
                <w:rFonts w:ascii="Cambria" w:hAnsi="Cambria"/>
                <w:color w:val="auto"/>
                <w:sz w:val="22"/>
                <w:szCs w:val="22"/>
              </w:rPr>
            </w:pPr>
            <w:r>
              <w:rPr>
                <w:rFonts w:ascii="Cambria" w:hAnsi="Cambria"/>
                <w:color w:val="auto"/>
                <w:sz w:val="22"/>
                <w:szCs w:val="22"/>
              </w:rPr>
              <w:t>Este fluxo alternativo se inicia após o passo 4 do fluxo principal, onde o sistema abre a janela para cadastro do plano de estudos;</w:t>
            </w:r>
          </w:p>
          <w:p w14:paraId="4D7362B3" w14:textId="0674F703" w:rsidR="007E3D11" w:rsidRDefault="007E3D11" w:rsidP="003533CE">
            <w:pPr>
              <w:pStyle w:val="PargrafodaLista"/>
              <w:numPr>
                <w:ilvl w:val="0"/>
                <w:numId w:val="19"/>
              </w:numPr>
              <w:spacing w:line="100" w:lineRule="atLeast"/>
              <w:rPr>
                <w:rFonts w:ascii="Cambria" w:hAnsi="Cambria"/>
                <w:color w:val="auto"/>
                <w:sz w:val="22"/>
                <w:szCs w:val="22"/>
              </w:rPr>
            </w:pPr>
            <w:r>
              <w:rPr>
                <w:rFonts w:ascii="Cambria" w:hAnsi="Cambria"/>
                <w:color w:val="auto"/>
                <w:sz w:val="22"/>
                <w:szCs w:val="22"/>
              </w:rPr>
              <w:t>O aluno clica no botão “Seguir Plano do Curso”;</w:t>
            </w:r>
          </w:p>
          <w:p w14:paraId="745CFA21" w14:textId="67CD1D62" w:rsidR="00C83950" w:rsidRPr="00CE5471" w:rsidRDefault="007E3D11" w:rsidP="003533CE">
            <w:pPr>
              <w:pStyle w:val="PargrafodaLista"/>
              <w:numPr>
                <w:ilvl w:val="0"/>
                <w:numId w:val="19"/>
              </w:numPr>
              <w:spacing w:line="100" w:lineRule="atLeast"/>
              <w:rPr>
                <w:ins w:id="116" w:author="Cristiano Cruz [2]" w:date="2017-11-27T13:24:00Z"/>
                <w:rFonts w:ascii="Cambria" w:hAnsi="Cambria"/>
                <w:color w:val="auto"/>
                <w:sz w:val="22"/>
                <w:szCs w:val="22"/>
              </w:rPr>
            </w:pPr>
            <w:r>
              <w:rPr>
                <w:rFonts w:ascii="Cambria" w:hAnsi="Cambria"/>
                <w:color w:val="auto"/>
                <w:sz w:val="22"/>
                <w:szCs w:val="22"/>
              </w:rPr>
              <w:t>O sistema transfere todas as disciplinas do bloco “Disciplinas a serem cursadas” ao bloco “Períodos de Integralização”, organizando-as nos períodos restantes, de acordo com o plano do curso do aluno e retorna ao passo 8 do fluxo principal;</w:t>
            </w:r>
            <w:r>
              <w:rPr>
                <w:rFonts w:ascii="Cambria" w:hAnsi="Cambria"/>
                <w:color w:val="auto"/>
                <w:sz w:val="22"/>
                <w:szCs w:val="22"/>
              </w:rPr>
              <w:br/>
            </w:r>
            <w:r w:rsidRPr="00CE5471">
              <w:rPr>
                <w:rFonts w:ascii="Cambria" w:hAnsi="Cambria"/>
                <w:color w:val="auto"/>
                <w:sz w:val="22"/>
                <w:szCs w:val="22"/>
              </w:rPr>
              <w:t xml:space="preserve"> </w:t>
            </w:r>
          </w:p>
        </w:tc>
      </w:tr>
      <w:tr w:rsidR="007E3D11" w:rsidRPr="00CE5471" w14:paraId="70E650A9" w14:textId="77777777" w:rsidTr="008E2B7E">
        <w:trPr>
          <w:trHeight w:val="454"/>
        </w:trPr>
        <w:tc>
          <w:tcPr>
            <w:tcW w:w="2376" w:type="dxa"/>
            <w:shd w:val="clear" w:color="auto" w:fill="DEEAF6"/>
            <w:vAlign w:val="center"/>
          </w:tcPr>
          <w:p w14:paraId="006866B8" w14:textId="066258EA" w:rsidR="007E3D11" w:rsidRPr="00CE5471" w:rsidRDefault="007E3D11" w:rsidP="007E3D11">
            <w:pPr>
              <w:rPr>
                <w:rFonts w:ascii="Cambria" w:hAnsi="Cambria"/>
                <w:b/>
                <w:color w:val="auto"/>
                <w:sz w:val="22"/>
                <w:szCs w:val="22"/>
              </w:rPr>
            </w:pPr>
            <w:ins w:id="117" w:author="Cristiano Cruz [2]" w:date="2017-11-27T13:24:00Z">
              <w:r w:rsidRPr="00CE5471">
                <w:rPr>
                  <w:rFonts w:ascii="Cambria" w:hAnsi="Cambria"/>
                  <w:b/>
                  <w:color w:val="auto"/>
                  <w:sz w:val="22"/>
                  <w:szCs w:val="22"/>
                </w:rPr>
                <w:t>Fluxo Alternativo</w:t>
              </w:r>
            </w:ins>
            <w:r>
              <w:rPr>
                <w:rFonts w:ascii="Cambria" w:hAnsi="Cambria"/>
                <w:b/>
                <w:color w:val="auto"/>
                <w:sz w:val="22"/>
                <w:szCs w:val="22"/>
              </w:rPr>
              <w:t xml:space="preserve"> 02 (O aluno deseja alterar o plano proposto após a </w:t>
            </w:r>
            <w:r>
              <w:rPr>
                <w:rFonts w:ascii="Cambria" w:hAnsi="Cambria"/>
                <w:b/>
                <w:color w:val="auto"/>
                <w:sz w:val="22"/>
                <w:szCs w:val="22"/>
              </w:rPr>
              <w:lastRenderedPageBreak/>
              <w:t>verificação das regras)</w:t>
            </w:r>
          </w:p>
        </w:tc>
        <w:tc>
          <w:tcPr>
            <w:tcW w:w="7831" w:type="dxa"/>
            <w:shd w:val="clear" w:color="auto" w:fill="auto"/>
            <w:vAlign w:val="center"/>
          </w:tcPr>
          <w:p w14:paraId="62B33217" w14:textId="77777777" w:rsidR="007E3D11" w:rsidRDefault="007E3D11" w:rsidP="007E3D11">
            <w:pPr>
              <w:pStyle w:val="PargrafodaLista"/>
              <w:spacing w:line="100" w:lineRule="atLeast"/>
              <w:ind w:left="360"/>
              <w:rPr>
                <w:rFonts w:ascii="Cambria" w:hAnsi="Cambria"/>
                <w:color w:val="auto"/>
                <w:sz w:val="22"/>
                <w:szCs w:val="22"/>
              </w:rPr>
            </w:pPr>
          </w:p>
          <w:p w14:paraId="0F958DF4" w14:textId="3A788206" w:rsidR="007E3D11" w:rsidRDefault="007E3D11" w:rsidP="003533CE">
            <w:pPr>
              <w:pStyle w:val="PargrafodaLista"/>
              <w:numPr>
                <w:ilvl w:val="0"/>
                <w:numId w:val="20"/>
              </w:numPr>
              <w:spacing w:line="100" w:lineRule="atLeast"/>
              <w:rPr>
                <w:rFonts w:ascii="Cambria" w:hAnsi="Cambria"/>
                <w:color w:val="auto"/>
                <w:sz w:val="22"/>
                <w:szCs w:val="22"/>
              </w:rPr>
            </w:pPr>
            <w:r>
              <w:rPr>
                <w:rFonts w:ascii="Cambria" w:hAnsi="Cambria"/>
                <w:color w:val="auto"/>
                <w:sz w:val="22"/>
                <w:szCs w:val="22"/>
              </w:rPr>
              <w:t xml:space="preserve">Este fluxo alternativo se inicia após o passo 10 do fluxo principal, onde o </w:t>
            </w:r>
            <w:r w:rsidR="008E2B7E">
              <w:rPr>
                <w:rFonts w:ascii="Cambria" w:hAnsi="Cambria"/>
                <w:color w:val="auto"/>
                <w:sz w:val="22"/>
                <w:szCs w:val="22"/>
              </w:rPr>
              <w:t>aluno visualiza a validação das regras na janela modal e a fecha</w:t>
            </w:r>
            <w:r>
              <w:rPr>
                <w:rFonts w:ascii="Cambria" w:hAnsi="Cambria"/>
                <w:color w:val="auto"/>
                <w:sz w:val="22"/>
                <w:szCs w:val="22"/>
              </w:rPr>
              <w:t>;</w:t>
            </w:r>
          </w:p>
          <w:p w14:paraId="0C9DEE3C" w14:textId="77777777" w:rsidR="008E2B7E" w:rsidRDefault="008E2B7E" w:rsidP="003533CE">
            <w:pPr>
              <w:pStyle w:val="PargrafodaLista"/>
              <w:numPr>
                <w:ilvl w:val="0"/>
                <w:numId w:val="20"/>
              </w:numPr>
              <w:spacing w:line="100" w:lineRule="atLeast"/>
              <w:rPr>
                <w:rFonts w:ascii="Cambria" w:hAnsi="Cambria"/>
                <w:color w:val="auto"/>
                <w:sz w:val="22"/>
                <w:szCs w:val="22"/>
              </w:rPr>
            </w:pPr>
            <w:r>
              <w:rPr>
                <w:rFonts w:ascii="Cambria" w:hAnsi="Cambria"/>
                <w:color w:val="auto"/>
                <w:sz w:val="22"/>
                <w:szCs w:val="22"/>
              </w:rPr>
              <w:t>O aluno seleciona as disciplinas que deseja remover ou alterar de período no plano, no bloco “Períodos de Integralização” e clica no botão “Remover”;</w:t>
            </w:r>
          </w:p>
          <w:p w14:paraId="3C20E7E3" w14:textId="547B1052" w:rsidR="008E2B7E" w:rsidRDefault="008E2B7E" w:rsidP="003533CE">
            <w:pPr>
              <w:pStyle w:val="PargrafodaLista"/>
              <w:numPr>
                <w:ilvl w:val="0"/>
                <w:numId w:val="20"/>
              </w:numPr>
              <w:spacing w:line="100" w:lineRule="atLeast"/>
              <w:rPr>
                <w:rFonts w:ascii="Cambria" w:hAnsi="Cambria"/>
                <w:color w:val="auto"/>
                <w:sz w:val="22"/>
                <w:szCs w:val="22"/>
              </w:rPr>
            </w:pPr>
            <w:r>
              <w:rPr>
                <w:rFonts w:ascii="Cambria" w:hAnsi="Cambria"/>
                <w:color w:val="auto"/>
                <w:sz w:val="22"/>
                <w:szCs w:val="22"/>
              </w:rPr>
              <w:lastRenderedPageBreak/>
              <w:t xml:space="preserve">O sistema transfere as disciplinas selecionadas para o bloco “Disciplinas a serem cursadas” e o caso de uso retorna ao passo 5 do fluxo principal. </w:t>
            </w:r>
          </w:p>
          <w:p w14:paraId="40394A5B" w14:textId="48C5F4B6" w:rsidR="007E3D11" w:rsidRDefault="007E3D11" w:rsidP="007E3D11">
            <w:pPr>
              <w:pStyle w:val="PargrafodaLista"/>
              <w:spacing w:line="100" w:lineRule="atLeast"/>
              <w:ind w:left="360"/>
              <w:rPr>
                <w:rFonts w:ascii="Cambria" w:hAnsi="Cambria"/>
                <w:color w:val="auto"/>
                <w:sz w:val="22"/>
                <w:szCs w:val="22"/>
              </w:rPr>
            </w:pPr>
            <w:r>
              <w:rPr>
                <w:rFonts w:ascii="Cambria" w:hAnsi="Cambria"/>
                <w:color w:val="auto"/>
                <w:sz w:val="22"/>
                <w:szCs w:val="22"/>
              </w:rPr>
              <w:br/>
            </w:r>
            <w:r w:rsidRPr="00CE5471">
              <w:rPr>
                <w:rFonts w:ascii="Cambria" w:hAnsi="Cambria"/>
                <w:color w:val="auto"/>
                <w:sz w:val="22"/>
                <w:szCs w:val="22"/>
              </w:rPr>
              <w:t xml:space="preserve"> </w:t>
            </w:r>
          </w:p>
        </w:tc>
      </w:tr>
      <w:tr w:rsidR="008E2B7E" w:rsidRPr="00CE5471" w14:paraId="1E179D7E" w14:textId="77777777" w:rsidTr="0035030F">
        <w:trPr>
          <w:trHeight w:val="454"/>
        </w:trPr>
        <w:tc>
          <w:tcPr>
            <w:tcW w:w="2376" w:type="dxa"/>
            <w:shd w:val="clear" w:color="auto" w:fill="DEEAF6"/>
            <w:vAlign w:val="center"/>
          </w:tcPr>
          <w:p w14:paraId="72DFDCCF" w14:textId="690B2426" w:rsidR="008E2B7E" w:rsidRPr="00CE5471" w:rsidRDefault="008E2B7E" w:rsidP="008E2B7E">
            <w:pPr>
              <w:rPr>
                <w:rFonts w:ascii="Cambria" w:hAnsi="Cambria"/>
                <w:b/>
                <w:color w:val="auto"/>
                <w:sz w:val="22"/>
                <w:szCs w:val="22"/>
              </w:rPr>
            </w:pPr>
            <w:ins w:id="118" w:author="Cristiano Cruz [2]" w:date="2017-11-27T13:24:00Z">
              <w:r w:rsidRPr="00CE5471">
                <w:rPr>
                  <w:rFonts w:ascii="Cambria" w:hAnsi="Cambria"/>
                  <w:b/>
                  <w:color w:val="auto"/>
                  <w:sz w:val="22"/>
                  <w:szCs w:val="22"/>
                </w:rPr>
                <w:lastRenderedPageBreak/>
                <w:t>Fluxo Alternativo</w:t>
              </w:r>
            </w:ins>
            <w:r>
              <w:rPr>
                <w:rFonts w:ascii="Cambria" w:hAnsi="Cambria"/>
                <w:b/>
                <w:color w:val="auto"/>
                <w:sz w:val="22"/>
                <w:szCs w:val="22"/>
              </w:rPr>
              <w:t xml:space="preserve"> 03 (O aluno deseja somente salvar o plano de estudos e não o enviar à avaliação)</w:t>
            </w:r>
          </w:p>
        </w:tc>
        <w:tc>
          <w:tcPr>
            <w:tcW w:w="7831" w:type="dxa"/>
            <w:shd w:val="clear" w:color="auto" w:fill="DEEAF6"/>
            <w:vAlign w:val="center"/>
          </w:tcPr>
          <w:p w14:paraId="76E7EA68" w14:textId="77777777" w:rsidR="008E2B7E" w:rsidRDefault="008E2B7E" w:rsidP="008E2B7E">
            <w:pPr>
              <w:pStyle w:val="PargrafodaLista"/>
              <w:spacing w:line="100" w:lineRule="atLeast"/>
              <w:ind w:left="360"/>
              <w:rPr>
                <w:rFonts w:ascii="Cambria" w:hAnsi="Cambria"/>
                <w:color w:val="auto"/>
                <w:sz w:val="22"/>
                <w:szCs w:val="22"/>
              </w:rPr>
            </w:pPr>
          </w:p>
          <w:p w14:paraId="0D81532B" w14:textId="181EF69F" w:rsidR="008E2B7E" w:rsidRDefault="008E2B7E" w:rsidP="003533CE">
            <w:pPr>
              <w:pStyle w:val="PargrafodaLista"/>
              <w:numPr>
                <w:ilvl w:val="0"/>
                <w:numId w:val="21"/>
              </w:numPr>
              <w:spacing w:line="100" w:lineRule="atLeast"/>
              <w:rPr>
                <w:rFonts w:ascii="Cambria" w:hAnsi="Cambria"/>
                <w:color w:val="auto"/>
                <w:sz w:val="22"/>
                <w:szCs w:val="22"/>
              </w:rPr>
            </w:pPr>
            <w:r>
              <w:rPr>
                <w:rFonts w:ascii="Cambria" w:hAnsi="Cambria"/>
                <w:color w:val="auto"/>
                <w:sz w:val="22"/>
                <w:szCs w:val="22"/>
              </w:rPr>
              <w:t>Este fluxo alternativo se inicia após o passo 10 do fluxo principal, onde o aluno visualiza a validação das regras na janela modal e a fecha;</w:t>
            </w:r>
          </w:p>
          <w:p w14:paraId="66DFAEDD" w14:textId="6E5D3BBA" w:rsidR="008E2B7E" w:rsidRDefault="008E2B7E" w:rsidP="003533CE">
            <w:pPr>
              <w:pStyle w:val="PargrafodaLista"/>
              <w:numPr>
                <w:ilvl w:val="0"/>
                <w:numId w:val="21"/>
              </w:numPr>
              <w:spacing w:line="100" w:lineRule="atLeast"/>
              <w:rPr>
                <w:rFonts w:ascii="Cambria" w:hAnsi="Cambria"/>
                <w:color w:val="auto"/>
                <w:sz w:val="22"/>
                <w:szCs w:val="22"/>
              </w:rPr>
            </w:pPr>
            <w:r w:rsidRPr="008E2B7E">
              <w:rPr>
                <w:rFonts w:ascii="Cambria" w:hAnsi="Cambria"/>
                <w:color w:val="auto"/>
                <w:sz w:val="22"/>
                <w:szCs w:val="22"/>
              </w:rPr>
              <w:t>O aluno</w:t>
            </w:r>
            <w:r>
              <w:rPr>
                <w:rFonts w:ascii="Cambria" w:hAnsi="Cambria"/>
                <w:color w:val="auto"/>
                <w:sz w:val="22"/>
                <w:szCs w:val="22"/>
              </w:rPr>
              <w:t xml:space="preserve"> clica no botão “Salvar Plano”;</w:t>
            </w:r>
          </w:p>
          <w:p w14:paraId="09C952F9" w14:textId="40A2D8D4" w:rsidR="008E2B7E" w:rsidRDefault="008E2B7E" w:rsidP="003533CE">
            <w:pPr>
              <w:pStyle w:val="PargrafodaLista"/>
              <w:numPr>
                <w:ilvl w:val="0"/>
                <w:numId w:val="21"/>
              </w:numPr>
              <w:spacing w:line="100" w:lineRule="atLeast"/>
              <w:rPr>
                <w:rFonts w:ascii="Cambria" w:hAnsi="Cambria"/>
                <w:color w:val="auto"/>
                <w:sz w:val="22"/>
                <w:szCs w:val="22"/>
              </w:rPr>
            </w:pPr>
            <w:r>
              <w:rPr>
                <w:rFonts w:ascii="Cambria" w:hAnsi="Cambria"/>
                <w:color w:val="auto"/>
                <w:sz w:val="22"/>
                <w:szCs w:val="22"/>
              </w:rPr>
              <w:t>O sistema salva o plano cadastrado e retorna à janela inicial do aluno;</w:t>
            </w:r>
          </w:p>
          <w:p w14:paraId="4265247E" w14:textId="2A7AD72A" w:rsidR="008E2B7E" w:rsidRDefault="000A224A" w:rsidP="003533CE">
            <w:pPr>
              <w:pStyle w:val="PargrafodaLista"/>
              <w:numPr>
                <w:ilvl w:val="0"/>
                <w:numId w:val="21"/>
              </w:numPr>
              <w:spacing w:line="100" w:lineRule="atLeast"/>
              <w:rPr>
                <w:rFonts w:ascii="Cambria" w:hAnsi="Cambria"/>
                <w:color w:val="auto"/>
                <w:sz w:val="22"/>
                <w:szCs w:val="22"/>
              </w:rPr>
            </w:pPr>
            <w:r>
              <w:rPr>
                <w:rFonts w:ascii="Cambria" w:hAnsi="Cambria"/>
                <w:color w:val="auto"/>
                <w:sz w:val="22"/>
                <w:szCs w:val="22"/>
              </w:rPr>
              <w:t>O aluno clica no botão “Cadastrar Plano” em qualquer momento após o sistema ter salvo o plano;</w:t>
            </w:r>
          </w:p>
          <w:p w14:paraId="01CB5C2B" w14:textId="1ACE65D8" w:rsidR="000A224A" w:rsidRDefault="000A224A" w:rsidP="003533CE">
            <w:pPr>
              <w:pStyle w:val="PargrafodaLista"/>
              <w:numPr>
                <w:ilvl w:val="0"/>
                <w:numId w:val="21"/>
              </w:numPr>
              <w:spacing w:line="100" w:lineRule="atLeast"/>
              <w:rPr>
                <w:rFonts w:ascii="Cambria" w:hAnsi="Cambria"/>
                <w:color w:val="auto"/>
                <w:sz w:val="22"/>
                <w:szCs w:val="22"/>
              </w:rPr>
            </w:pPr>
            <w:r>
              <w:rPr>
                <w:rFonts w:ascii="Cambria" w:hAnsi="Cambria"/>
                <w:color w:val="auto"/>
                <w:sz w:val="22"/>
                <w:szCs w:val="22"/>
              </w:rPr>
              <w:t>O sistema abre a janela para cadastro do plano de estudos e exibe o estado atual cadastro do plano de estudos já iniciado pelo aluno anteriormente, além de desabilitar o botão “Cadastrar Plano”, e habilitar os botões “Editar Plano”, “Download PDF”, “Enviar por E-mail” e “Imprimir”;</w:t>
            </w:r>
          </w:p>
          <w:p w14:paraId="459D378E" w14:textId="05E19896" w:rsidR="000A224A" w:rsidRPr="000A224A" w:rsidRDefault="000A224A" w:rsidP="003533CE">
            <w:pPr>
              <w:pStyle w:val="PargrafodaLista"/>
              <w:numPr>
                <w:ilvl w:val="0"/>
                <w:numId w:val="21"/>
              </w:numPr>
              <w:spacing w:line="100" w:lineRule="atLeast"/>
              <w:rPr>
                <w:rFonts w:ascii="Cambria" w:hAnsi="Cambria"/>
                <w:color w:val="auto"/>
                <w:sz w:val="22"/>
                <w:szCs w:val="22"/>
              </w:rPr>
            </w:pPr>
            <w:r>
              <w:rPr>
                <w:rFonts w:ascii="Cambria" w:hAnsi="Cambria"/>
                <w:color w:val="auto"/>
                <w:sz w:val="22"/>
                <w:szCs w:val="22"/>
              </w:rPr>
              <w:t xml:space="preserve">O aluno clica no botão “Editar Plano” e caso de uso segue </w:t>
            </w:r>
            <w:r w:rsidR="00DC3B72">
              <w:rPr>
                <w:rFonts w:ascii="Cambria" w:hAnsi="Cambria"/>
                <w:color w:val="auto"/>
                <w:sz w:val="22"/>
                <w:szCs w:val="22"/>
              </w:rPr>
              <w:t>n</w:t>
            </w:r>
            <w:r>
              <w:rPr>
                <w:rFonts w:ascii="Cambria" w:hAnsi="Cambria"/>
                <w:color w:val="auto"/>
                <w:sz w:val="22"/>
                <w:szCs w:val="22"/>
              </w:rPr>
              <w:t xml:space="preserve">o passo 2 do fluxo alternativo 02. </w:t>
            </w:r>
          </w:p>
          <w:p w14:paraId="1126F1D1" w14:textId="07CD37BB" w:rsidR="008E2B7E" w:rsidRDefault="008E2B7E" w:rsidP="008E2B7E">
            <w:pPr>
              <w:pStyle w:val="PargrafodaLista"/>
              <w:spacing w:line="100" w:lineRule="atLeast"/>
              <w:ind w:left="360"/>
              <w:rPr>
                <w:rFonts w:ascii="Cambria" w:hAnsi="Cambria"/>
                <w:color w:val="auto"/>
                <w:sz w:val="22"/>
                <w:szCs w:val="22"/>
              </w:rPr>
            </w:pPr>
          </w:p>
        </w:tc>
      </w:tr>
      <w:tr w:rsidR="008E2B7E" w:rsidRPr="00CE5471" w14:paraId="1A156E2D" w14:textId="77777777" w:rsidTr="0035030F">
        <w:trPr>
          <w:trHeight w:val="454"/>
          <w:ins w:id="119" w:author="Cristiano Cruz [2]" w:date="2017-11-27T13:24:00Z"/>
        </w:trPr>
        <w:tc>
          <w:tcPr>
            <w:tcW w:w="2376" w:type="dxa"/>
            <w:shd w:val="clear" w:color="auto" w:fill="DEEAF6"/>
            <w:vAlign w:val="center"/>
          </w:tcPr>
          <w:p w14:paraId="20F7EA7B" w14:textId="3416E9EA" w:rsidR="008E2B7E" w:rsidRPr="00CE5471" w:rsidRDefault="008E2B7E" w:rsidP="008E2B7E">
            <w:pPr>
              <w:spacing w:line="100" w:lineRule="atLeast"/>
              <w:ind w:hanging="10"/>
              <w:rPr>
                <w:ins w:id="120" w:author="Cristiano Cruz [2]" w:date="2017-11-27T13:24:00Z"/>
                <w:b/>
                <w:color w:val="auto"/>
              </w:rPr>
            </w:pPr>
            <w:ins w:id="121" w:author="Cristiano Cruz [2]" w:date="2017-11-27T13:24:00Z">
              <w:r w:rsidRPr="00CE5471">
                <w:rPr>
                  <w:rFonts w:ascii="Cambria" w:hAnsi="Cambria"/>
                  <w:b/>
                  <w:color w:val="auto"/>
                  <w:sz w:val="22"/>
                  <w:szCs w:val="22"/>
                </w:rPr>
                <w:t>Fluxo de Exceção</w:t>
              </w:r>
            </w:ins>
            <w:r w:rsidR="000A224A">
              <w:rPr>
                <w:rFonts w:ascii="Cambria" w:hAnsi="Cambria"/>
                <w:b/>
                <w:color w:val="auto"/>
                <w:sz w:val="22"/>
                <w:szCs w:val="22"/>
              </w:rPr>
              <w:t xml:space="preserve"> 01</w:t>
            </w:r>
          </w:p>
        </w:tc>
        <w:tc>
          <w:tcPr>
            <w:tcW w:w="7831" w:type="dxa"/>
            <w:shd w:val="clear" w:color="auto" w:fill="auto"/>
            <w:vAlign w:val="center"/>
          </w:tcPr>
          <w:p w14:paraId="6EE30FDD" w14:textId="77777777" w:rsidR="00655A44" w:rsidRDefault="00655A44" w:rsidP="00655A44">
            <w:pPr>
              <w:pStyle w:val="PargrafodaLista"/>
              <w:spacing w:line="100" w:lineRule="atLeast"/>
              <w:ind w:left="360"/>
              <w:rPr>
                <w:rFonts w:ascii="Cambria" w:hAnsi="Cambria"/>
                <w:color w:val="auto"/>
                <w:sz w:val="22"/>
                <w:szCs w:val="22"/>
              </w:rPr>
            </w:pPr>
          </w:p>
          <w:p w14:paraId="1639EE34" w14:textId="5AC50187" w:rsidR="00887C46" w:rsidRDefault="00655A44" w:rsidP="003533CE">
            <w:pPr>
              <w:pStyle w:val="PargrafodaLista"/>
              <w:numPr>
                <w:ilvl w:val="0"/>
                <w:numId w:val="22"/>
              </w:numPr>
              <w:spacing w:line="100" w:lineRule="atLeast"/>
              <w:rPr>
                <w:rFonts w:ascii="Cambria" w:hAnsi="Cambria"/>
                <w:color w:val="auto"/>
                <w:sz w:val="22"/>
                <w:szCs w:val="22"/>
              </w:rPr>
            </w:pPr>
            <w:r>
              <w:rPr>
                <w:rFonts w:ascii="Cambria" w:hAnsi="Cambria"/>
                <w:color w:val="auto"/>
                <w:sz w:val="22"/>
                <w:szCs w:val="22"/>
              </w:rPr>
              <w:t xml:space="preserve">Este fluxo de exceção se inicia após o passo 1 </w:t>
            </w:r>
            <w:r w:rsidR="00811DA6">
              <w:rPr>
                <w:rFonts w:ascii="Cambria" w:hAnsi="Cambria"/>
                <w:color w:val="auto"/>
                <w:sz w:val="22"/>
                <w:szCs w:val="22"/>
              </w:rPr>
              <w:t xml:space="preserve">do fluxo principal </w:t>
            </w:r>
            <w:r w:rsidR="00887C46">
              <w:rPr>
                <w:rFonts w:ascii="Cambria" w:hAnsi="Cambria"/>
                <w:color w:val="auto"/>
                <w:sz w:val="22"/>
                <w:szCs w:val="22"/>
              </w:rPr>
              <w:t>se o sistema não exibir nenhuma disciplina no bloco “Disciplinas a serem cursadas”;</w:t>
            </w:r>
          </w:p>
          <w:p w14:paraId="1E55C4F4" w14:textId="2F846D2F" w:rsidR="00887C46" w:rsidRPr="00CE5471" w:rsidRDefault="00887C46" w:rsidP="003533CE">
            <w:pPr>
              <w:pStyle w:val="PargrafodaLista"/>
              <w:numPr>
                <w:ilvl w:val="0"/>
                <w:numId w:val="22"/>
              </w:numPr>
              <w:spacing w:line="100" w:lineRule="atLeast"/>
              <w:rPr>
                <w:rFonts w:ascii="Cambria" w:hAnsi="Cambria"/>
                <w:color w:val="auto"/>
                <w:sz w:val="22"/>
                <w:szCs w:val="22"/>
              </w:rPr>
            </w:pPr>
            <w:r>
              <w:rPr>
                <w:rFonts w:ascii="Cambria" w:hAnsi="Cambria"/>
                <w:color w:val="auto"/>
                <w:sz w:val="22"/>
                <w:szCs w:val="22"/>
              </w:rPr>
              <w:t>O aluno não consegue continuar o caso de uso, logo, o mesmo é encerrado e deve ser reiniciado.</w:t>
            </w:r>
          </w:p>
          <w:p w14:paraId="61EB4726" w14:textId="7BBC2F9D" w:rsidR="008E2B7E" w:rsidRPr="00CE5471" w:rsidRDefault="008E2B7E" w:rsidP="00655A44">
            <w:pPr>
              <w:spacing w:line="100" w:lineRule="atLeast"/>
              <w:rPr>
                <w:ins w:id="122" w:author="Cristiano Cruz [2]" w:date="2017-11-27T13:24:00Z"/>
                <w:rFonts w:ascii="Cambria" w:hAnsi="Cambria"/>
                <w:color w:val="auto"/>
                <w:sz w:val="22"/>
                <w:szCs w:val="22"/>
              </w:rPr>
            </w:pPr>
          </w:p>
        </w:tc>
      </w:tr>
      <w:tr w:rsidR="008E2B7E" w:rsidRPr="00CE5471" w14:paraId="35E2347E" w14:textId="77777777" w:rsidTr="0035030F">
        <w:trPr>
          <w:trHeight w:val="454"/>
          <w:ins w:id="123" w:author="Cristiano Cruz [2]" w:date="2017-11-27T13:24:00Z"/>
        </w:trPr>
        <w:tc>
          <w:tcPr>
            <w:tcW w:w="2376" w:type="dxa"/>
            <w:shd w:val="clear" w:color="auto" w:fill="DEEAF6"/>
            <w:vAlign w:val="center"/>
          </w:tcPr>
          <w:p w14:paraId="43306101" w14:textId="77777777" w:rsidR="008E2B7E" w:rsidRPr="00CE5471" w:rsidRDefault="008E2B7E" w:rsidP="008E2B7E">
            <w:pPr>
              <w:spacing w:line="100" w:lineRule="atLeast"/>
              <w:ind w:hanging="10"/>
              <w:rPr>
                <w:ins w:id="124" w:author="Cristiano Cruz [2]" w:date="2017-11-27T13:24:00Z"/>
                <w:b/>
                <w:color w:val="auto"/>
              </w:rPr>
            </w:pPr>
            <w:ins w:id="125" w:author="Cristiano Cruz [2]" w:date="2017-11-27T13:24:00Z">
              <w:r w:rsidRPr="00CE5471">
                <w:rPr>
                  <w:rFonts w:ascii="Cambria" w:hAnsi="Cambria"/>
                  <w:b/>
                  <w:color w:val="auto"/>
                  <w:sz w:val="22"/>
                  <w:szCs w:val="22"/>
                </w:rPr>
                <w:t>Pós-condição</w:t>
              </w:r>
            </w:ins>
          </w:p>
        </w:tc>
        <w:tc>
          <w:tcPr>
            <w:tcW w:w="7831" w:type="dxa"/>
            <w:shd w:val="clear" w:color="auto" w:fill="DEEAF6"/>
            <w:vAlign w:val="center"/>
          </w:tcPr>
          <w:p w14:paraId="241687AB" w14:textId="77777777" w:rsidR="00C3506F" w:rsidRDefault="00C3506F" w:rsidP="008E2B7E">
            <w:pPr>
              <w:spacing w:line="100" w:lineRule="atLeast"/>
              <w:rPr>
                <w:rFonts w:ascii="Cambria" w:hAnsi="Cambria"/>
                <w:color w:val="auto"/>
                <w:sz w:val="22"/>
                <w:szCs w:val="22"/>
              </w:rPr>
            </w:pPr>
          </w:p>
          <w:p w14:paraId="1F7CE889" w14:textId="77777777" w:rsidR="00C3506F" w:rsidRDefault="00C3506F" w:rsidP="008E2B7E">
            <w:pPr>
              <w:spacing w:line="100" w:lineRule="atLeast"/>
              <w:rPr>
                <w:rFonts w:ascii="Cambria" w:hAnsi="Cambria"/>
                <w:color w:val="auto"/>
                <w:sz w:val="22"/>
                <w:szCs w:val="22"/>
              </w:rPr>
            </w:pPr>
            <w:r>
              <w:rPr>
                <w:rFonts w:ascii="Cambria" w:hAnsi="Cambria"/>
                <w:color w:val="auto"/>
                <w:sz w:val="22"/>
                <w:szCs w:val="22"/>
              </w:rPr>
              <w:t>Após a execução do Caso de Uso é esperado que</w:t>
            </w:r>
            <w:r w:rsidR="00887C46" w:rsidRPr="00887C46">
              <w:rPr>
                <w:rFonts w:ascii="Cambria" w:hAnsi="Cambria"/>
                <w:color w:val="auto"/>
                <w:sz w:val="22"/>
                <w:szCs w:val="22"/>
              </w:rPr>
              <w:t xml:space="preserve"> </w:t>
            </w:r>
            <w:r>
              <w:rPr>
                <w:rFonts w:ascii="Cambria" w:hAnsi="Cambria"/>
                <w:color w:val="auto"/>
                <w:sz w:val="22"/>
                <w:szCs w:val="22"/>
              </w:rPr>
              <w:t xml:space="preserve">o plano de estudos do aluno </w:t>
            </w:r>
            <w:r w:rsidR="00887C46" w:rsidRPr="00887C46">
              <w:rPr>
                <w:rFonts w:ascii="Cambria" w:hAnsi="Cambria"/>
                <w:color w:val="auto"/>
                <w:sz w:val="22"/>
                <w:szCs w:val="22"/>
              </w:rPr>
              <w:t>est</w:t>
            </w:r>
            <w:r>
              <w:rPr>
                <w:rFonts w:ascii="Cambria" w:hAnsi="Cambria"/>
                <w:color w:val="auto"/>
                <w:sz w:val="22"/>
                <w:szCs w:val="22"/>
              </w:rPr>
              <w:t>eja</w:t>
            </w:r>
            <w:r w:rsidR="00887C46" w:rsidRPr="00887C46">
              <w:rPr>
                <w:rFonts w:ascii="Cambria" w:hAnsi="Cambria"/>
                <w:color w:val="auto"/>
                <w:sz w:val="22"/>
                <w:szCs w:val="22"/>
              </w:rPr>
              <w:t xml:space="preserve"> cadastrado para avaliação do membro da CADD.</w:t>
            </w:r>
          </w:p>
          <w:p w14:paraId="32064718" w14:textId="739B14E1" w:rsidR="008E2B7E" w:rsidRPr="00887C46" w:rsidRDefault="008E2B7E" w:rsidP="008E2B7E">
            <w:pPr>
              <w:spacing w:line="100" w:lineRule="atLeast"/>
              <w:rPr>
                <w:ins w:id="126" w:author="Cristiano Cruz [2]" w:date="2017-11-27T13:24:00Z"/>
                <w:rFonts w:ascii="Cambria" w:hAnsi="Cambria"/>
                <w:color w:val="auto"/>
                <w:sz w:val="22"/>
                <w:szCs w:val="22"/>
              </w:rPr>
            </w:pPr>
          </w:p>
        </w:tc>
      </w:tr>
    </w:tbl>
    <w:p w14:paraId="40101B98" w14:textId="77777777" w:rsidR="001648F9" w:rsidRDefault="001648F9">
      <w:pPr>
        <w:jc w:val="both"/>
        <w:rPr>
          <w:rFonts w:ascii="Cambria" w:hAnsi="Cambria"/>
          <w:sz w:val="24"/>
          <w:szCs w:val="24"/>
        </w:rPr>
      </w:pPr>
    </w:p>
    <w:tbl>
      <w:tblPr>
        <w:tblW w:w="10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6"/>
        <w:gridCol w:w="7831"/>
      </w:tblGrid>
      <w:tr w:rsidR="00C83950" w:rsidRPr="00CE5471" w14:paraId="424F8F89" w14:textId="77777777" w:rsidTr="0035030F">
        <w:trPr>
          <w:trHeight w:val="557"/>
        </w:trPr>
        <w:tc>
          <w:tcPr>
            <w:tcW w:w="2376" w:type="dxa"/>
            <w:shd w:val="clear" w:color="auto" w:fill="DEEAF6"/>
            <w:vAlign w:val="center"/>
          </w:tcPr>
          <w:p w14:paraId="2D170C88" w14:textId="77777777" w:rsidR="00C83950" w:rsidRPr="00CE5471" w:rsidRDefault="00C83950" w:rsidP="0035030F">
            <w:pPr>
              <w:spacing w:line="100" w:lineRule="atLeast"/>
              <w:rPr>
                <w:b/>
                <w:color w:val="auto"/>
              </w:rPr>
            </w:pPr>
            <w:r w:rsidRPr="00CE5471">
              <w:rPr>
                <w:rFonts w:ascii="Cambria" w:hAnsi="Cambria"/>
                <w:b/>
                <w:color w:val="auto"/>
                <w:sz w:val="22"/>
                <w:szCs w:val="22"/>
              </w:rPr>
              <w:t>Caso de Uso</w:t>
            </w:r>
          </w:p>
        </w:tc>
        <w:tc>
          <w:tcPr>
            <w:tcW w:w="7831" w:type="dxa"/>
            <w:shd w:val="clear" w:color="auto" w:fill="DEEAF6"/>
            <w:vAlign w:val="center"/>
          </w:tcPr>
          <w:p w14:paraId="68488CD4" w14:textId="0AB01924" w:rsidR="00C83950" w:rsidRPr="00CE5471" w:rsidRDefault="006D2920" w:rsidP="0035030F">
            <w:pPr>
              <w:pStyle w:val="Ttulo3"/>
              <w:spacing w:before="0" w:after="0" w:line="100" w:lineRule="atLeast"/>
              <w:rPr>
                <w:b/>
                <w:i w:val="0"/>
                <w:color w:val="auto"/>
              </w:rPr>
            </w:pPr>
            <w:bookmarkStart w:id="127" w:name="_Toc498558731"/>
            <w:bookmarkStart w:id="128" w:name="_Toc499593649"/>
            <w:r>
              <w:rPr>
                <w:b/>
                <w:i w:val="0"/>
                <w:color w:val="auto"/>
              </w:rPr>
              <w:t xml:space="preserve">(CSU08) </w:t>
            </w:r>
            <w:r w:rsidR="00C83950" w:rsidRPr="00CE5471">
              <w:rPr>
                <w:b/>
                <w:i w:val="0"/>
                <w:color w:val="auto"/>
              </w:rPr>
              <w:t>Avaliar plano de estudos</w:t>
            </w:r>
            <w:bookmarkEnd w:id="127"/>
            <w:bookmarkEnd w:id="128"/>
          </w:p>
        </w:tc>
      </w:tr>
      <w:tr w:rsidR="00C83950" w:rsidRPr="00CE5471" w14:paraId="4E7D31D7" w14:textId="77777777" w:rsidTr="0035030F">
        <w:trPr>
          <w:trHeight w:val="454"/>
        </w:trPr>
        <w:tc>
          <w:tcPr>
            <w:tcW w:w="2376" w:type="dxa"/>
            <w:shd w:val="clear" w:color="auto" w:fill="DEEAF6"/>
            <w:vAlign w:val="center"/>
          </w:tcPr>
          <w:p w14:paraId="0142518A" w14:textId="77777777" w:rsidR="00C83950" w:rsidRPr="00CE5471" w:rsidRDefault="00C83950" w:rsidP="0035030F">
            <w:pPr>
              <w:spacing w:line="100" w:lineRule="atLeast"/>
              <w:ind w:hanging="10"/>
              <w:rPr>
                <w:b/>
                <w:color w:val="auto"/>
              </w:rPr>
            </w:pPr>
            <w:r w:rsidRPr="00CE5471">
              <w:rPr>
                <w:rFonts w:ascii="Cambria" w:hAnsi="Cambria"/>
                <w:b/>
                <w:color w:val="auto"/>
                <w:sz w:val="22"/>
                <w:szCs w:val="22"/>
              </w:rPr>
              <w:t>Ator Principal</w:t>
            </w:r>
          </w:p>
        </w:tc>
        <w:tc>
          <w:tcPr>
            <w:tcW w:w="7831" w:type="dxa"/>
            <w:shd w:val="clear" w:color="auto" w:fill="auto"/>
            <w:vAlign w:val="center"/>
          </w:tcPr>
          <w:p w14:paraId="683EDBA5" w14:textId="77777777" w:rsidR="00C83950" w:rsidRPr="00CE5471" w:rsidRDefault="00C83950" w:rsidP="0035030F">
            <w:pPr>
              <w:spacing w:line="100" w:lineRule="atLeast"/>
              <w:rPr>
                <w:color w:val="auto"/>
              </w:rPr>
            </w:pPr>
            <w:r w:rsidRPr="00CE5471">
              <w:rPr>
                <w:rFonts w:ascii="Cambria" w:hAnsi="Cambria"/>
                <w:color w:val="auto"/>
                <w:sz w:val="22"/>
                <w:szCs w:val="22"/>
              </w:rPr>
              <w:t>Membro da CADD</w:t>
            </w:r>
          </w:p>
        </w:tc>
      </w:tr>
      <w:tr w:rsidR="00C83950" w:rsidRPr="00CE5471" w14:paraId="3761342C" w14:textId="77777777" w:rsidTr="0035030F">
        <w:trPr>
          <w:trHeight w:val="454"/>
        </w:trPr>
        <w:tc>
          <w:tcPr>
            <w:tcW w:w="2376" w:type="dxa"/>
            <w:shd w:val="clear" w:color="auto" w:fill="DEEAF6"/>
            <w:vAlign w:val="center"/>
          </w:tcPr>
          <w:p w14:paraId="33EDF5CC" w14:textId="61BFA427" w:rsidR="00C83950" w:rsidRPr="00CE5471" w:rsidRDefault="0062310F" w:rsidP="0035030F">
            <w:pPr>
              <w:spacing w:line="100" w:lineRule="atLeast"/>
              <w:ind w:hanging="10"/>
              <w:rPr>
                <w:b/>
                <w:color w:val="auto"/>
              </w:rPr>
            </w:pPr>
            <w:r>
              <w:rPr>
                <w:rFonts w:ascii="Cambria" w:hAnsi="Cambria"/>
                <w:b/>
                <w:color w:val="auto"/>
                <w:sz w:val="22"/>
                <w:szCs w:val="22"/>
              </w:rPr>
              <w:t>Pré-condição</w:t>
            </w:r>
          </w:p>
        </w:tc>
        <w:tc>
          <w:tcPr>
            <w:tcW w:w="7831" w:type="dxa"/>
            <w:shd w:val="clear" w:color="auto" w:fill="DEEAF6"/>
            <w:vAlign w:val="center"/>
          </w:tcPr>
          <w:p w14:paraId="6237FF80" w14:textId="77777777" w:rsidR="004C18EC" w:rsidRPr="004C18EC" w:rsidRDefault="004C18EC" w:rsidP="004C18EC">
            <w:pPr>
              <w:pStyle w:val="PargrafodaLista"/>
              <w:spacing w:line="100" w:lineRule="atLeast"/>
              <w:ind w:left="720"/>
              <w:rPr>
                <w:color w:val="auto"/>
              </w:rPr>
            </w:pPr>
          </w:p>
          <w:p w14:paraId="4AFB7424" w14:textId="2213493C" w:rsidR="00C83950" w:rsidRPr="004C18EC" w:rsidRDefault="004C18EC" w:rsidP="004C18EC">
            <w:pPr>
              <w:pStyle w:val="PargrafodaLista"/>
              <w:numPr>
                <w:ilvl w:val="0"/>
                <w:numId w:val="5"/>
              </w:numPr>
              <w:spacing w:line="100" w:lineRule="atLeast"/>
              <w:rPr>
                <w:rFonts w:ascii="Cambria" w:hAnsi="Cambria"/>
                <w:color w:val="auto"/>
                <w:sz w:val="22"/>
                <w:szCs w:val="22"/>
              </w:rPr>
            </w:pPr>
            <w:r w:rsidRPr="004C18EC">
              <w:rPr>
                <w:rFonts w:ascii="Cambria" w:hAnsi="Cambria"/>
                <w:color w:val="auto"/>
                <w:sz w:val="22"/>
                <w:szCs w:val="22"/>
              </w:rPr>
              <w:t xml:space="preserve">O membro da CADD deve estar </w:t>
            </w:r>
            <w:r w:rsidR="0035030F" w:rsidRPr="004C18EC">
              <w:rPr>
                <w:rFonts w:ascii="Cambria" w:hAnsi="Cambria"/>
                <w:color w:val="auto"/>
                <w:sz w:val="22"/>
                <w:szCs w:val="22"/>
              </w:rPr>
              <w:t>autenticado</w:t>
            </w:r>
            <w:r w:rsidR="00C83950" w:rsidRPr="004C18EC">
              <w:rPr>
                <w:rFonts w:ascii="Cambria" w:hAnsi="Cambria"/>
                <w:color w:val="auto"/>
                <w:sz w:val="22"/>
                <w:szCs w:val="22"/>
              </w:rPr>
              <w:t xml:space="preserve"> no sistema;</w:t>
            </w:r>
          </w:p>
          <w:p w14:paraId="2BA36B89" w14:textId="31B504BB" w:rsidR="00C83950" w:rsidRPr="00CE5471" w:rsidRDefault="004C18EC" w:rsidP="004C18EC">
            <w:pPr>
              <w:pStyle w:val="PargrafodaLista"/>
              <w:numPr>
                <w:ilvl w:val="0"/>
                <w:numId w:val="5"/>
              </w:numPr>
              <w:spacing w:line="100" w:lineRule="atLeast"/>
              <w:rPr>
                <w:rFonts w:ascii="Cambria" w:hAnsi="Cambria"/>
                <w:color w:val="auto"/>
                <w:sz w:val="22"/>
                <w:szCs w:val="22"/>
              </w:rPr>
            </w:pPr>
            <w:r>
              <w:rPr>
                <w:rFonts w:ascii="Cambria" w:hAnsi="Cambria"/>
                <w:color w:val="auto"/>
                <w:sz w:val="22"/>
                <w:szCs w:val="22"/>
              </w:rPr>
              <w:t>Deve ter p</w:t>
            </w:r>
            <w:r w:rsidR="00C83950" w:rsidRPr="00CE5471">
              <w:rPr>
                <w:rFonts w:ascii="Cambria" w:hAnsi="Cambria"/>
                <w:color w:val="auto"/>
                <w:sz w:val="22"/>
                <w:szCs w:val="22"/>
              </w:rPr>
              <w:t>elo menos um plano de estudos</w:t>
            </w:r>
            <w:r>
              <w:rPr>
                <w:rFonts w:ascii="Cambria" w:hAnsi="Cambria"/>
                <w:color w:val="auto"/>
                <w:sz w:val="22"/>
                <w:szCs w:val="22"/>
              </w:rPr>
              <w:t xml:space="preserve"> cadastrado no sistema</w:t>
            </w:r>
            <w:r w:rsidR="00C83950" w:rsidRPr="00CE5471">
              <w:rPr>
                <w:rFonts w:ascii="Cambria" w:hAnsi="Cambria"/>
                <w:color w:val="auto"/>
                <w:sz w:val="22"/>
                <w:szCs w:val="22"/>
              </w:rPr>
              <w:t>;</w:t>
            </w:r>
            <w:r w:rsidR="00C83950" w:rsidRPr="00CE5471">
              <w:rPr>
                <w:rFonts w:ascii="Cambria" w:hAnsi="Cambria"/>
                <w:color w:val="auto"/>
                <w:sz w:val="22"/>
                <w:szCs w:val="22"/>
              </w:rPr>
              <w:br/>
            </w:r>
          </w:p>
        </w:tc>
      </w:tr>
      <w:tr w:rsidR="00C83950" w:rsidRPr="00CE5471" w14:paraId="05B07CF9" w14:textId="77777777" w:rsidTr="0035030F">
        <w:trPr>
          <w:trHeight w:val="454"/>
        </w:trPr>
        <w:tc>
          <w:tcPr>
            <w:tcW w:w="2376" w:type="dxa"/>
            <w:shd w:val="clear" w:color="auto" w:fill="DEEAF6"/>
            <w:vAlign w:val="center"/>
          </w:tcPr>
          <w:p w14:paraId="271B47D0" w14:textId="77777777" w:rsidR="00C83950" w:rsidRPr="00CE5471" w:rsidRDefault="00C83950" w:rsidP="0035030F">
            <w:pPr>
              <w:spacing w:line="100" w:lineRule="atLeast"/>
              <w:ind w:hanging="10"/>
              <w:rPr>
                <w:b/>
                <w:color w:val="auto"/>
              </w:rPr>
            </w:pPr>
            <w:r w:rsidRPr="00CE5471">
              <w:rPr>
                <w:rFonts w:ascii="Cambria" w:hAnsi="Cambria"/>
                <w:b/>
                <w:color w:val="auto"/>
                <w:sz w:val="22"/>
                <w:szCs w:val="22"/>
              </w:rPr>
              <w:t>Fluxo Principal</w:t>
            </w:r>
          </w:p>
        </w:tc>
        <w:tc>
          <w:tcPr>
            <w:tcW w:w="7831" w:type="dxa"/>
            <w:shd w:val="clear" w:color="auto" w:fill="auto"/>
            <w:vAlign w:val="center"/>
          </w:tcPr>
          <w:p w14:paraId="30BE7ED9" w14:textId="77777777" w:rsidR="0035030F" w:rsidRDefault="0035030F" w:rsidP="0035030F">
            <w:pPr>
              <w:pStyle w:val="PargrafodaLista"/>
              <w:spacing w:line="100" w:lineRule="atLeast"/>
              <w:ind w:left="360"/>
              <w:rPr>
                <w:rFonts w:ascii="Cambria" w:hAnsi="Cambria"/>
                <w:color w:val="auto"/>
                <w:sz w:val="22"/>
                <w:szCs w:val="22"/>
              </w:rPr>
            </w:pPr>
          </w:p>
          <w:p w14:paraId="5C9EC982" w14:textId="71F00634" w:rsidR="00C83950" w:rsidRPr="00CE5471" w:rsidRDefault="00DC3B72" w:rsidP="003533CE">
            <w:pPr>
              <w:pStyle w:val="PargrafodaLista"/>
              <w:numPr>
                <w:ilvl w:val="0"/>
                <w:numId w:val="26"/>
              </w:numPr>
              <w:spacing w:line="100" w:lineRule="atLeast"/>
              <w:rPr>
                <w:rFonts w:ascii="Cambria" w:hAnsi="Cambria"/>
                <w:color w:val="auto"/>
                <w:sz w:val="22"/>
                <w:szCs w:val="22"/>
              </w:rPr>
            </w:pPr>
            <w:r w:rsidRPr="00CE5471">
              <w:rPr>
                <w:rFonts w:ascii="Cambria" w:hAnsi="Cambria"/>
                <w:color w:val="auto"/>
                <w:sz w:val="22"/>
                <w:szCs w:val="22"/>
              </w:rPr>
              <w:t xml:space="preserve">O Membro da CADD inicia </w:t>
            </w:r>
            <w:r w:rsidR="00C83950" w:rsidRPr="00CE5471">
              <w:rPr>
                <w:rFonts w:ascii="Cambria" w:hAnsi="Cambria"/>
                <w:color w:val="auto"/>
                <w:sz w:val="22"/>
                <w:szCs w:val="22"/>
              </w:rPr>
              <w:t xml:space="preserve">o caso de uso ao selecionar um dos planos de estudos pendentes de avaliação que ficam disponíveis </w:t>
            </w:r>
            <w:r w:rsidR="0035030F">
              <w:rPr>
                <w:rFonts w:ascii="Cambria" w:hAnsi="Cambria"/>
                <w:color w:val="auto"/>
                <w:sz w:val="22"/>
                <w:szCs w:val="22"/>
              </w:rPr>
              <w:t xml:space="preserve">em sua </w:t>
            </w:r>
            <w:r w:rsidR="00C83950" w:rsidRPr="00CE5471">
              <w:rPr>
                <w:rFonts w:ascii="Cambria" w:hAnsi="Cambria"/>
                <w:color w:val="auto"/>
                <w:sz w:val="22"/>
                <w:szCs w:val="22"/>
              </w:rPr>
              <w:t>tela inicial de acesso ao sistema</w:t>
            </w:r>
            <w:r w:rsidR="0035030F">
              <w:rPr>
                <w:rFonts w:ascii="Cambria" w:hAnsi="Cambria"/>
                <w:color w:val="auto"/>
                <w:sz w:val="22"/>
                <w:szCs w:val="22"/>
              </w:rPr>
              <w:t xml:space="preserve"> (Conforme Protótipo de tela XX)</w:t>
            </w:r>
            <w:r w:rsidR="00C83950" w:rsidRPr="00CE5471">
              <w:rPr>
                <w:rFonts w:ascii="Cambria" w:hAnsi="Cambria"/>
                <w:color w:val="auto"/>
                <w:sz w:val="22"/>
                <w:szCs w:val="22"/>
              </w:rPr>
              <w:t>;</w:t>
            </w:r>
          </w:p>
          <w:p w14:paraId="52A55CFD" w14:textId="16C55C23" w:rsidR="00C83950" w:rsidRPr="00CE5471" w:rsidRDefault="00C83950" w:rsidP="003533CE">
            <w:pPr>
              <w:pStyle w:val="PargrafodaLista"/>
              <w:numPr>
                <w:ilvl w:val="0"/>
                <w:numId w:val="26"/>
              </w:numPr>
              <w:spacing w:line="100" w:lineRule="atLeast"/>
              <w:rPr>
                <w:rFonts w:ascii="Cambria" w:hAnsi="Cambria"/>
                <w:color w:val="auto"/>
                <w:sz w:val="22"/>
                <w:szCs w:val="22"/>
              </w:rPr>
            </w:pPr>
            <w:r w:rsidRPr="00CE5471">
              <w:rPr>
                <w:rFonts w:ascii="Cambria" w:hAnsi="Cambria"/>
                <w:color w:val="auto"/>
                <w:sz w:val="22"/>
                <w:szCs w:val="22"/>
              </w:rPr>
              <w:t>O sistema exibe o</w:t>
            </w:r>
            <w:r w:rsidR="0035030F">
              <w:rPr>
                <w:rFonts w:ascii="Cambria" w:hAnsi="Cambria"/>
                <w:color w:val="auto"/>
                <w:sz w:val="22"/>
                <w:szCs w:val="22"/>
              </w:rPr>
              <w:t xml:space="preserve"> plano de estudos selecionado, </w:t>
            </w:r>
            <w:r w:rsidRPr="00CE5471">
              <w:rPr>
                <w:rFonts w:ascii="Cambria" w:hAnsi="Cambria"/>
                <w:color w:val="auto"/>
                <w:sz w:val="22"/>
                <w:szCs w:val="22"/>
              </w:rPr>
              <w:t>disponibiliza um campo de escrita para que o membro da CADD forneça algum comentário sobre a avaliação realizada</w:t>
            </w:r>
            <w:r w:rsidR="0035030F">
              <w:rPr>
                <w:rFonts w:ascii="Cambria" w:hAnsi="Cambria"/>
                <w:color w:val="auto"/>
                <w:sz w:val="22"/>
                <w:szCs w:val="22"/>
              </w:rPr>
              <w:t xml:space="preserve"> e um bloco para sugestão de alterações do plano de estudos</w:t>
            </w:r>
            <w:r w:rsidR="006D2920">
              <w:rPr>
                <w:rFonts w:ascii="Cambria" w:hAnsi="Cambria"/>
                <w:color w:val="auto"/>
                <w:sz w:val="22"/>
                <w:szCs w:val="22"/>
              </w:rPr>
              <w:t xml:space="preserve"> com pares de campos do tipo </w:t>
            </w:r>
            <w:r w:rsidR="004C18EC">
              <w:rPr>
                <w:rFonts w:ascii="Cambria" w:hAnsi="Cambria"/>
                <w:color w:val="auto"/>
                <w:sz w:val="22"/>
                <w:szCs w:val="22"/>
              </w:rPr>
              <w:t xml:space="preserve">lista </w:t>
            </w:r>
            <w:r w:rsidR="006D2920">
              <w:rPr>
                <w:rFonts w:ascii="Cambria" w:hAnsi="Cambria"/>
                <w:color w:val="auto"/>
                <w:sz w:val="22"/>
                <w:szCs w:val="22"/>
              </w:rPr>
              <w:t>drop</w:t>
            </w:r>
            <w:r w:rsidR="004C18EC">
              <w:rPr>
                <w:rFonts w:ascii="Cambria" w:hAnsi="Cambria"/>
                <w:color w:val="auto"/>
                <w:sz w:val="22"/>
                <w:szCs w:val="22"/>
              </w:rPr>
              <w:t>-</w:t>
            </w:r>
            <w:r w:rsidR="006D2920">
              <w:rPr>
                <w:rFonts w:ascii="Cambria" w:hAnsi="Cambria"/>
                <w:color w:val="auto"/>
                <w:sz w:val="22"/>
                <w:szCs w:val="22"/>
              </w:rPr>
              <w:t>down</w:t>
            </w:r>
            <w:r w:rsidR="00500102">
              <w:rPr>
                <w:rFonts w:ascii="Cambria" w:hAnsi="Cambria"/>
                <w:color w:val="auto"/>
                <w:sz w:val="22"/>
                <w:szCs w:val="22"/>
              </w:rPr>
              <w:t xml:space="preserve"> que possuem respectivamente </w:t>
            </w:r>
            <w:r w:rsidR="00AB54C2">
              <w:rPr>
                <w:rFonts w:ascii="Cambria" w:hAnsi="Cambria"/>
                <w:color w:val="auto"/>
                <w:sz w:val="22"/>
                <w:szCs w:val="22"/>
              </w:rPr>
              <w:t xml:space="preserve">os períodos </w:t>
            </w:r>
            <w:r w:rsidR="00500102">
              <w:rPr>
                <w:rFonts w:ascii="Cambria" w:hAnsi="Cambria"/>
                <w:color w:val="auto"/>
                <w:sz w:val="22"/>
                <w:szCs w:val="22"/>
              </w:rPr>
              <w:t xml:space="preserve">e </w:t>
            </w:r>
            <w:r w:rsidR="00AB54C2">
              <w:rPr>
                <w:rFonts w:ascii="Cambria" w:hAnsi="Cambria"/>
                <w:color w:val="auto"/>
                <w:sz w:val="22"/>
                <w:szCs w:val="22"/>
              </w:rPr>
              <w:t xml:space="preserve">as disciplinas </w:t>
            </w:r>
            <w:r w:rsidR="00500102">
              <w:rPr>
                <w:rFonts w:ascii="Cambria" w:hAnsi="Cambria"/>
                <w:color w:val="auto"/>
                <w:sz w:val="22"/>
                <w:szCs w:val="22"/>
              </w:rPr>
              <w:t>do plano de estudos do aluno como opções de seleção</w:t>
            </w:r>
            <w:r w:rsidR="0035030F">
              <w:rPr>
                <w:rFonts w:ascii="Cambria" w:hAnsi="Cambria"/>
                <w:color w:val="auto"/>
                <w:sz w:val="22"/>
                <w:szCs w:val="22"/>
              </w:rPr>
              <w:t>.</w:t>
            </w:r>
          </w:p>
          <w:p w14:paraId="0E4DCAE8" w14:textId="77777777" w:rsidR="00DC3B72" w:rsidRPr="00DC3B72" w:rsidRDefault="00C83950" w:rsidP="003533CE">
            <w:pPr>
              <w:pStyle w:val="PargrafodaLista"/>
              <w:numPr>
                <w:ilvl w:val="0"/>
                <w:numId w:val="26"/>
              </w:numPr>
              <w:spacing w:line="100" w:lineRule="atLeast"/>
              <w:rPr>
                <w:color w:val="auto"/>
              </w:rPr>
            </w:pPr>
            <w:r w:rsidRPr="00CE5471">
              <w:rPr>
                <w:rFonts w:ascii="Cambria" w:hAnsi="Cambria"/>
                <w:color w:val="auto"/>
                <w:sz w:val="22"/>
                <w:szCs w:val="22"/>
              </w:rPr>
              <w:t xml:space="preserve">O membro da CADD </w:t>
            </w:r>
            <w:r w:rsidR="00AB54C2">
              <w:rPr>
                <w:rFonts w:ascii="Cambria" w:hAnsi="Cambria"/>
                <w:color w:val="auto"/>
                <w:sz w:val="22"/>
                <w:szCs w:val="22"/>
              </w:rPr>
              <w:t xml:space="preserve">escreve o comentário da avaliação realizada, sugere alterações de quando o aluno deve cursar as disciplinas de seu plano </w:t>
            </w:r>
            <w:r w:rsidRPr="00CE5471">
              <w:rPr>
                <w:rFonts w:ascii="Cambria" w:hAnsi="Cambria"/>
                <w:color w:val="auto"/>
                <w:sz w:val="22"/>
                <w:szCs w:val="22"/>
              </w:rPr>
              <w:t>de estudos</w:t>
            </w:r>
            <w:r w:rsidR="00AB54C2">
              <w:rPr>
                <w:rFonts w:ascii="Cambria" w:hAnsi="Cambria"/>
                <w:color w:val="auto"/>
                <w:sz w:val="22"/>
                <w:szCs w:val="22"/>
              </w:rPr>
              <w:t xml:space="preserve"> e clica no botão “Finalizar Avaliação”.</w:t>
            </w:r>
          </w:p>
          <w:p w14:paraId="2A687DD7" w14:textId="73936258" w:rsidR="00C83950" w:rsidRPr="00CE5471" w:rsidRDefault="00DC3B72" w:rsidP="003533CE">
            <w:pPr>
              <w:pStyle w:val="PargrafodaLista"/>
              <w:numPr>
                <w:ilvl w:val="0"/>
                <w:numId w:val="26"/>
              </w:numPr>
              <w:spacing w:line="100" w:lineRule="atLeast"/>
              <w:rPr>
                <w:color w:val="auto"/>
              </w:rPr>
            </w:pPr>
            <w:r>
              <w:rPr>
                <w:rFonts w:ascii="Cambria" w:hAnsi="Cambria"/>
                <w:color w:val="auto"/>
                <w:sz w:val="22"/>
                <w:szCs w:val="22"/>
              </w:rPr>
              <w:t xml:space="preserve">O sistema salva a avaliação realizada, envia um e-mail ao aluno para informar que a avaliação foi realizada, altera o status do plano de estudos para “Avaliado”, retirando-o da lista de avaliação dos membros da CADD e, assim, o caso de uso se encerra. </w:t>
            </w:r>
            <w:r w:rsidR="00AB54C2">
              <w:rPr>
                <w:rFonts w:ascii="Cambria" w:hAnsi="Cambria"/>
                <w:color w:val="auto"/>
                <w:sz w:val="22"/>
                <w:szCs w:val="22"/>
              </w:rPr>
              <w:br/>
            </w:r>
            <w:r w:rsidR="00AB54C2" w:rsidRPr="00CE5471">
              <w:rPr>
                <w:color w:val="auto"/>
              </w:rPr>
              <w:t xml:space="preserve"> </w:t>
            </w:r>
          </w:p>
        </w:tc>
      </w:tr>
      <w:tr w:rsidR="00C83950" w:rsidRPr="00CE5471" w14:paraId="592F27CD" w14:textId="77777777" w:rsidTr="0035030F">
        <w:trPr>
          <w:trHeight w:val="454"/>
        </w:trPr>
        <w:tc>
          <w:tcPr>
            <w:tcW w:w="2376" w:type="dxa"/>
            <w:shd w:val="clear" w:color="auto" w:fill="DEEAF6"/>
            <w:vAlign w:val="center"/>
          </w:tcPr>
          <w:p w14:paraId="5EB70418" w14:textId="36387F0D" w:rsidR="00C83950" w:rsidRPr="00CE5471" w:rsidRDefault="00C83950" w:rsidP="0035030F">
            <w:pPr>
              <w:rPr>
                <w:b/>
                <w:color w:val="auto"/>
              </w:rPr>
            </w:pPr>
            <w:r w:rsidRPr="00CE5471">
              <w:rPr>
                <w:rFonts w:ascii="Cambria" w:hAnsi="Cambria"/>
                <w:b/>
                <w:color w:val="auto"/>
                <w:sz w:val="22"/>
                <w:szCs w:val="22"/>
              </w:rPr>
              <w:t>Fluxo Alternativo</w:t>
            </w:r>
            <w:r w:rsidR="00AB54C2">
              <w:rPr>
                <w:rFonts w:ascii="Cambria" w:hAnsi="Cambria"/>
                <w:b/>
                <w:color w:val="auto"/>
                <w:sz w:val="22"/>
                <w:szCs w:val="22"/>
              </w:rPr>
              <w:t xml:space="preserve"> 01 (Se o membro da </w:t>
            </w:r>
            <w:r w:rsidR="00AB54C2">
              <w:rPr>
                <w:rFonts w:ascii="Cambria" w:hAnsi="Cambria"/>
                <w:b/>
                <w:color w:val="auto"/>
                <w:sz w:val="22"/>
                <w:szCs w:val="22"/>
              </w:rPr>
              <w:lastRenderedPageBreak/>
              <w:t>CADD não deseja inserir coment</w:t>
            </w:r>
            <w:r w:rsidR="00DC3B72">
              <w:rPr>
                <w:rFonts w:ascii="Cambria" w:hAnsi="Cambria"/>
                <w:b/>
                <w:color w:val="auto"/>
                <w:sz w:val="22"/>
                <w:szCs w:val="22"/>
              </w:rPr>
              <w:t>ário e sugestão</w:t>
            </w:r>
            <w:r w:rsidR="00AB54C2">
              <w:rPr>
                <w:rFonts w:ascii="Cambria" w:hAnsi="Cambria"/>
                <w:b/>
                <w:color w:val="auto"/>
                <w:sz w:val="22"/>
                <w:szCs w:val="22"/>
              </w:rPr>
              <w:t>)</w:t>
            </w:r>
          </w:p>
        </w:tc>
        <w:tc>
          <w:tcPr>
            <w:tcW w:w="7831" w:type="dxa"/>
            <w:shd w:val="clear" w:color="auto" w:fill="DEEAF6"/>
            <w:vAlign w:val="center"/>
          </w:tcPr>
          <w:p w14:paraId="1D26F7EF" w14:textId="52664182" w:rsidR="00DC3B72" w:rsidRDefault="00DC3B72" w:rsidP="00DC3B72">
            <w:pPr>
              <w:rPr>
                <w:rFonts w:ascii="Cambria" w:hAnsi="Cambria"/>
                <w:sz w:val="22"/>
                <w:szCs w:val="22"/>
              </w:rPr>
            </w:pPr>
          </w:p>
          <w:p w14:paraId="5E86D0E4" w14:textId="311A412B" w:rsidR="00DC3B72" w:rsidRDefault="00DC3B72" w:rsidP="003533CE">
            <w:pPr>
              <w:pStyle w:val="PargrafodaLista"/>
              <w:numPr>
                <w:ilvl w:val="0"/>
                <w:numId w:val="23"/>
              </w:numPr>
              <w:spacing w:line="100" w:lineRule="atLeast"/>
              <w:rPr>
                <w:rFonts w:ascii="Cambria" w:hAnsi="Cambria"/>
                <w:color w:val="auto"/>
                <w:sz w:val="22"/>
                <w:szCs w:val="22"/>
              </w:rPr>
            </w:pPr>
            <w:r>
              <w:rPr>
                <w:rFonts w:ascii="Cambria" w:hAnsi="Cambria"/>
                <w:color w:val="auto"/>
                <w:sz w:val="22"/>
                <w:szCs w:val="22"/>
              </w:rPr>
              <w:lastRenderedPageBreak/>
              <w:t xml:space="preserve">Este fluxo alternativo se inicia após o passo 2 do fluxo principal, onde o </w:t>
            </w:r>
            <w:r w:rsidRPr="00CE5471">
              <w:rPr>
                <w:rFonts w:ascii="Cambria" w:hAnsi="Cambria"/>
                <w:color w:val="auto"/>
                <w:sz w:val="22"/>
                <w:szCs w:val="22"/>
              </w:rPr>
              <w:t>sistema exibe o</w:t>
            </w:r>
            <w:r>
              <w:rPr>
                <w:rFonts w:ascii="Cambria" w:hAnsi="Cambria"/>
                <w:color w:val="auto"/>
                <w:sz w:val="22"/>
                <w:szCs w:val="22"/>
              </w:rPr>
              <w:t xml:space="preserve"> plano de estudos selecionado. </w:t>
            </w:r>
          </w:p>
          <w:p w14:paraId="5742D2A8" w14:textId="6D837D6C" w:rsidR="00DC3B72" w:rsidRDefault="00DC3B72" w:rsidP="003533CE">
            <w:pPr>
              <w:pStyle w:val="PargrafodaLista"/>
              <w:numPr>
                <w:ilvl w:val="0"/>
                <w:numId w:val="23"/>
              </w:numPr>
              <w:spacing w:line="100" w:lineRule="atLeast"/>
              <w:rPr>
                <w:rFonts w:ascii="Cambria" w:hAnsi="Cambria"/>
                <w:color w:val="auto"/>
                <w:sz w:val="22"/>
                <w:szCs w:val="22"/>
              </w:rPr>
            </w:pPr>
            <w:r>
              <w:rPr>
                <w:rFonts w:ascii="Cambria" w:hAnsi="Cambria"/>
                <w:color w:val="auto"/>
                <w:sz w:val="22"/>
                <w:szCs w:val="22"/>
              </w:rPr>
              <w:t>O membro da CADD clica no botão “Finalizar Avaliação” e o caso de uso segue no passo 4 do fluxo principal;</w:t>
            </w:r>
          </w:p>
          <w:p w14:paraId="7BF77648" w14:textId="1FB43B00" w:rsidR="00C83950" w:rsidRPr="00DC3B72" w:rsidRDefault="00C83950" w:rsidP="00DC3B72">
            <w:pPr>
              <w:rPr>
                <w:rFonts w:ascii="Cambria" w:hAnsi="Cambria"/>
                <w:sz w:val="22"/>
                <w:szCs w:val="22"/>
              </w:rPr>
            </w:pPr>
          </w:p>
        </w:tc>
      </w:tr>
      <w:tr w:rsidR="00C83950" w:rsidRPr="00CE5471" w14:paraId="50DDEE0D" w14:textId="77777777" w:rsidTr="0035030F">
        <w:trPr>
          <w:trHeight w:val="454"/>
        </w:trPr>
        <w:tc>
          <w:tcPr>
            <w:tcW w:w="2376" w:type="dxa"/>
            <w:shd w:val="clear" w:color="auto" w:fill="DEEAF6"/>
            <w:vAlign w:val="center"/>
          </w:tcPr>
          <w:p w14:paraId="0116C33C" w14:textId="311686F7" w:rsidR="00C83950" w:rsidRPr="00CE5471" w:rsidRDefault="00DC3B72" w:rsidP="0035030F">
            <w:pPr>
              <w:spacing w:line="100" w:lineRule="atLeast"/>
              <w:ind w:hanging="10"/>
              <w:rPr>
                <w:b/>
                <w:color w:val="auto"/>
              </w:rPr>
            </w:pPr>
            <w:r>
              <w:rPr>
                <w:rFonts w:ascii="Cambria" w:hAnsi="Cambria"/>
                <w:b/>
                <w:color w:val="auto"/>
                <w:sz w:val="22"/>
                <w:szCs w:val="22"/>
              </w:rPr>
              <w:lastRenderedPageBreak/>
              <w:t>Fluxo</w:t>
            </w:r>
            <w:r w:rsidR="00C83950" w:rsidRPr="00CE5471">
              <w:rPr>
                <w:rFonts w:ascii="Cambria" w:hAnsi="Cambria"/>
                <w:b/>
                <w:color w:val="auto"/>
                <w:sz w:val="22"/>
                <w:szCs w:val="22"/>
              </w:rPr>
              <w:t xml:space="preserve"> de Exceção</w:t>
            </w:r>
            <w:r>
              <w:rPr>
                <w:rFonts w:ascii="Cambria" w:hAnsi="Cambria"/>
                <w:b/>
                <w:color w:val="auto"/>
                <w:sz w:val="22"/>
                <w:szCs w:val="22"/>
              </w:rPr>
              <w:t xml:space="preserve"> 01</w:t>
            </w:r>
          </w:p>
        </w:tc>
        <w:tc>
          <w:tcPr>
            <w:tcW w:w="7831" w:type="dxa"/>
            <w:shd w:val="clear" w:color="auto" w:fill="auto"/>
            <w:vAlign w:val="center"/>
          </w:tcPr>
          <w:p w14:paraId="12B25747" w14:textId="77777777" w:rsidR="00811DA6" w:rsidRDefault="00811DA6" w:rsidP="00811DA6">
            <w:pPr>
              <w:pStyle w:val="PargrafodaLista"/>
              <w:spacing w:line="100" w:lineRule="atLeast"/>
              <w:ind w:left="360"/>
              <w:rPr>
                <w:rFonts w:ascii="Cambria" w:hAnsi="Cambria"/>
                <w:color w:val="auto"/>
                <w:sz w:val="22"/>
                <w:szCs w:val="22"/>
              </w:rPr>
            </w:pPr>
          </w:p>
          <w:p w14:paraId="2C904D3B" w14:textId="41A28418" w:rsidR="00811DA6" w:rsidRDefault="00811DA6" w:rsidP="003533CE">
            <w:pPr>
              <w:pStyle w:val="PargrafodaLista"/>
              <w:numPr>
                <w:ilvl w:val="0"/>
                <w:numId w:val="24"/>
              </w:numPr>
              <w:spacing w:line="100" w:lineRule="atLeast"/>
              <w:rPr>
                <w:rFonts w:ascii="Cambria" w:hAnsi="Cambria"/>
                <w:color w:val="auto"/>
                <w:sz w:val="22"/>
                <w:szCs w:val="22"/>
              </w:rPr>
            </w:pPr>
            <w:r>
              <w:rPr>
                <w:rFonts w:ascii="Cambria" w:hAnsi="Cambria"/>
                <w:color w:val="auto"/>
                <w:sz w:val="22"/>
                <w:szCs w:val="22"/>
              </w:rPr>
              <w:t>Este fluxo de exceção se inicia após o passo 1 se o sistema não exibir nenhuma disciplina no bloco “Disciplinas a serem cursadas”;</w:t>
            </w:r>
          </w:p>
          <w:p w14:paraId="36EF9585" w14:textId="77777777" w:rsidR="00811DA6" w:rsidRPr="00CE5471" w:rsidRDefault="00811DA6" w:rsidP="003533CE">
            <w:pPr>
              <w:pStyle w:val="PargrafodaLista"/>
              <w:numPr>
                <w:ilvl w:val="0"/>
                <w:numId w:val="24"/>
              </w:numPr>
              <w:spacing w:line="100" w:lineRule="atLeast"/>
              <w:rPr>
                <w:rFonts w:ascii="Cambria" w:hAnsi="Cambria"/>
                <w:color w:val="auto"/>
                <w:sz w:val="22"/>
                <w:szCs w:val="22"/>
              </w:rPr>
            </w:pPr>
            <w:r>
              <w:rPr>
                <w:rFonts w:ascii="Cambria" w:hAnsi="Cambria"/>
                <w:color w:val="auto"/>
                <w:sz w:val="22"/>
                <w:szCs w:val="22"/>
              </w:rPr>
              <w:t>O aluno não consegue continuar o caso de uso, logo, o mesmo é encerrado e deve ser reiniciado.</w:t>
            </w:r>
          </w:p>
          <w:p w14:paraId="614C8D84" w14:textId="77777777" w:rsidR="00C83950" w:rsidRPr="00CE5471" w:rsidRDefault="00C83950" w:rsidP="0035030F">
            <w:pPr>
              <w:spacing w:line="100" w:lineRule="atLeast"/>
              <w:rPr>
                <w:rFonts w:ascii="Cambria" w:hAnsi="Cambria"/>
                <w:color w:val="auto"/>
                <w:sz w:val="22"/>
                <w:szCs w:val="22"/>
              </w:rPr>
            </w:pPr>
          </w:p>
        </w:tc>
      </w:tr>
      <w:tr w:rsidR="004C18EC" w:rsidRPr="00CE5471" w14:paraId="4DB4DB8B" w14:textId="77777777" w:rsidTr="00770DC4">
        <w:trPr>
          <w:trHeight w:val="454"/>
        </w:trPr>
        <w:tc>
          <w:tcPr>
            <w:tcW w:w="2376" w:type="dxa"/>
            <w:shd w:val="clear" w:color="auto" w:fill="DEEAF6"/>
            <w:vAlign w:val="center"/>
          </w:tcPr>
          <w:p w14:paraId="2BD19E13" w14:textId="6EA15670" w:rsidR="004C18EC" w:rsidRDefault="004C18EC" w:rsidP="004C18EC">
            <w:pPr>
              <w:spacing w:line="100" w:lineRule="atLeast"/>
              <w:ind w:hanging="10"/>
              <w:rPr>
                <w:rFonts w:ascii="Cambria" w:hAnsi="Cambria"/>
                <w:b/>
                <w:color w:val="auto"/>
                <w:sz w:val="22"/>
                <w:szCs w:val="22"/>
              </w:rPr>
            </w:pPr>
            <w:r>
              <w:rPr>
                <w:rFonts w:ascii="Cambria" w:hAnsi="Cambria"/>
                <w:b/>
                <w:color w:val="auto"/>
                <w:sz w:val="22"/>
                <w:szCs w:val="22"/>
              </w:rPr>
              <w:t>Fluxo</w:t>
            </w:r>
            <w:r w:rsidRPr="00CE5471">
              <w:rPr>
                <w:rFonts w:ascii="Cambria" w:hAnsi="Cambria"/>
                <w:b/>
                <w:color w:val="auto"/>
                <w:sz w:val="22"/>
                <w:szCs w:val="22"/>
              </w:rPr>
              <w:t xml:space="preserve"> de Exceção</w:t>
            </w:r>
            <w:r>
              <w:rPr>
                <w:rFonts w:ascii="Cambria" w:hAnsi="Cambria"/>
                <w:b/>
                <w:color w:val="auto"/>
                <w:sz w:val="22"/>
                <w:szCs w:val="22"/>
              </w:rPr>
              <w:t xml:space="preserve"> 02</w:t>
            </w:r>
          </w:p>
        </w:tc>
        <w:tc>
          <w:tcPr>
            <w:tcW w:w="7831" w:type="dxa"/>
            <w:shd w:val="clear" w:color="auto" w:fill="D9E2F3" w:themeFill="accent5" w:themeFillTint="33"/>
            <w:vAlign w:val="center"/>
          </w:tcPr>
          <w:p w14:paraId="44B361FD" w14:textId="77777777" w:rsidR="004C18EC" w:rsidRDefault="004C18EC" w:rsidP="004C18EC">
            <w:pPr>
              <w:pStyle w:val="PargrafodaLista"/>
              <w:spacing w:line="100" w:lineRule="atLeast"/>
              <w:ind w:left="360"/>
              <w:rPr>
                <w:rFonts w:ascii="Cambria" w:hAnsi="Cambria"/>
                <w:color w:val="auto"/>
                <w:sz w:val="22"/>
                <w:szCs w:val="22"/>
              </w:rPr>
            </w:pPr>
          </w:p>
          <w:p w14:paraId="30C302EC" w14:textId="617AF195" w:rsidR="004C18EC" w:rsidRDefault="004C18EC" w:rsidP="003533CE">
            <w:pPr>
              <w:pStyle w:val="PargrafodaLista"/>
              <w:numPr>
                <w:ilvl w:val="0"/>
                <w:numId w:val="25"/>
              </w:numPr>
              <w:spacing w:line="100" w:lineRule="atLeast"/>
              <w:rPr>
                <w:rFonts w:ascii="Cambria" w:hAnsi="Cambria"/>
                <w:color w:val="auto"/>
                <w:sz w:val="22"/>
                <w:szCs w:val="22"/>
              </w:rPr>
            </w:pPr>
            <w:r>
              <w:rPr>
                <w:rFonts w:ascii="Cambria" w:hAnsi="Cambria"/>
                <w:color w:val="auto"/>
                <w:sz w:val="22"/>
                <w:szCs w:val="22"/>
              </w:rPr>
              <w:t>Este fluxo de exceção se inicia após o passo 1 se os campos do tipo lista drop-down não exibirem as informações do plano de estudos cadastrado pelo aluno como opções de seleção;</w:t>
            </w:r>
          </w:p>
          <w:p w14:paraId="4453F3AC" w14:textId="77777777" w:rsidR="004C18EC" w:rsidRPr="00CE5471" w:rsidRDefault="004C18EC" w:rsidP="003533CE">
            <w:pPr>
              <w:pStyle w:val="PargrafodaLista"/>
              <w:numPr>
                <w:ilvl w:val="0"/>
                <w:numId w:val="25"/>
              </w:numPr>
              <w:spacing w:line="100" w:lineRule="atLeast"/>
              <w:rPr>
                <w:rFonts w:ascii="Cambria" w:hAnsi="Cambria"/>
                <w:color w:val="auto"/>
                <w:sz w:val="22"/>
                <w:szCs w:val="22"/>
              </w:rPr>
            </w:pPr>
            <w:r>
              <w:rPr>
                <w:rFonts w:ascii="Cambria" w:hAnsi="Cambria"/>
                <w:color w:val="auto"/>
                <w:sz w:val="22"/>
                <w:szCs w:val="22"/>
              </w:rPr>
              <w:t>O aluno não consegue continuar o caso de uso, logo, o mesmo é encerrado e deve ser reiniciado.</w:t>
            </w:r>
          </w:p>
          <w:p w14:paraId="23AA0CAC" w14:textId="77777777" w:rsidR="004C18EC" w:rsidRDefault="004C18EC" w:rsidP="004C18EC">
            <w:pPr>
              <w:pStyle w:val="PargrafodaLista"/>
              <w:spacing w:line="100" w:lineRule="atLeast"/>
              <w:ind w:left="360"/>
              <w:rPr>
                <w:rFonts w:ascii="Cambria" w:hAnsi="Cambria"/>
                <w:color w:val="auto"/>
                <w:sz w:val="22"/>
                <w:szCs w:val="22"/>
              </w:rPr>
            </w:pPr>
          </w:p>
        </w:tc>
      </w:tr>
      <w:tr w:rsidR="004C18EC" w:rsidRPr="00CE5471" w14:paraId="4E73E706" w14:textId="77777777" w:rsidTr="00770DC4">
        <w:trPr>
          <w:trHeight w:val="454"/>
        </w:trPr>
        <w:tc>
          <w:tcPr>
            <w:tcW w:w="2376" w:type="dxa"/>
            <w:shd w:val="clear" w:color="auto" w:fill="DEEAF6"/>
            <w:vAlign w:val="center"/>
          </w:tcPr>
          <w:p w14:paraId="6D0239A5" w14:textId="77777777" w:rsidR="004C18EC" w:rsidRPr="00CE5471" w:rsidRDefault="004C18EC" w:rsidP="004C18EC">
            <w:pPr>
              <w:spacing w:line="100" w:lineRule="atLeast"/>
              <w:ind w:hanging="10"/>
              <w:rPr>
                <w:b/>
                <w:color w:val="auto"/>
              </w:rPr>
            </w:pPr>
            <w:r w:rsidRPr="00CE5471">
              <w:rPr>
                <w:rFonts w:ascii="Cambria" w:hAnsi="Cambria"/>
                <w:b/>
                <w:color w:val="auto"/>
                <w:sz w:val="22"/>
                <w:szCs w:val="22"/>
              </w:rPr>
              <w:t>Pós-condição</w:t>
            </w:r>
          </w:p>
        </w:tc>
        <w:tc>
          <w:tcPr>
            <w:tcW w:w="7831" w:type="dxa"/>
            <w:shd w:val="clear" w:color="auto" w:fill="auto"/>
            <w:vAlign w:val="center"/>
          </w:tcPr>
          <w:p w14:paraId="096A4F61" w14:textId="0899F300" w:rsidR="004C18EC" w:rsidRPr="004C18EC" w:rsidRDefault="004C18EC" w:rsidP="004C18EC">
            <w:pPr>
              <w:spacing w:line="100" w:lineRule="atLeast"/>
              <w:rPr>
                <w:rFonts w:ascii="Cambria" w:hAnsi="Cambria"/>
                <w:color w:val="auto"/>
                <w:sz w:val="22"/>
                <w:szCs w:val="22"/>
              </w:rPr>
            </w:pPr>
            <w:r>
              <w:rPr>
                <w:rFonts w:ascii="Cambria" w:hAnsi="Cambria"/>
                <w:color w:val="auto"/>
                <w:sz w:val="22"/>
                <w:szCs w:val="22"/>
              </w:rPr>
              <w:br/>
            </w:r>
            <w:r w:rsidRPr="004C18EC">
              <w:rPr>
                <w:rFonts w:ascii="Cambria" w:hAnsi="Cambria"/>
                <w:color w:val="auto"/>
                <w:sz w:val="22"/>
                <w:szCs w:val="22"/>
              </w:rPr>
              <w:t>Após a execução do caso de uso o plano de estudos do aluno deve estar avaliado por um membro da CADD.</w:t>
            </w:r>
            <w:r>
              <w:rPr>
                <w:rFonts w:ascii="Cambria" w:hAnsi="Cambria"/>
                <w:color w:val="auto"/>
                <w:sz w:val="22"/>
                <w:szCs w:val="22"/>
              </w:rPr>
              <w:br/>
            </w:r>
          </w:p>
        </w:tc>
      </w:tr>
    </w:tbl>
    <w:p w14:paraId="79894598" w14:textId="77777777" w:rsidR="001648F9" w:rsidRDefault="001648F9">
      <w:pPr>
        <w:jc w:val="both"/>
        <w:rPr>
          <w:rFonts w:ascii="Cambria" w:hAnsi="Cambria"/>
          <w:sz w:val="24"/>
          <w:szCs w:val="24"/>
        </w:rPr>
      </w:pPr>
    </w:p>
    <w:tbl>
      <w:tblPr>
        <w:tblW w:w="10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6"/>
        <w:gridCol w:w="7831"/>
      </w:tblGrid>
      <w:tr w:rsidR="00C83950" w:rsidRPr="00CE5471" w14:paraId="46C84E50" w14:textId="77777777" w:rsidTr="0035030F">
        <w:trPr>
          <w:trHeight w:val="557"/>
        </w:trPr>
        <w:tc>
          <w:tcPr>
            <w:tcW w:w="2376" w:type="dxa"/>
            <w:shd w:val="clear" w:color="auto" w:fill="DEEAF6"/>
            <w:vAlign w:val="center"/>
          </w:tcPr>
          <w:p w14:paraId="4F9418BB" w14:textId="77777777" w:rsidR="00C83950" w:rsidRPr="00CE5471" w:rsidRDefault="00C83950" w:rsidP="0035030F">
            <w:pPr>
              <w:spacing w:line="100" w:lineRule="atLeast"/>
              <w:rPr>
                <w:b/>
                <w:color w:val="auto"/>
              </w:rPr>
            </w:pPr>
            <w:r w:rsidRPr="00CE5471">
              <w:rPr>
                <w:rFonts w:ascii="Cambria" w:hAnsi="Cambria"/>
                <w:b/>
                <w:color w:val="auto"/>
                <w:sz w:val="22"/>
                <w:szCs w:val="22"/>
              </w:rPr>
              <w:t>Caso de Uso</w:t>
            </w:r>
          </w:p>
        </w:tc>
        <w:tc>
          <w:tcPr>
            <w:tcW w:w="7831" w:type="dxa"/>
            <w:shd w:val="clear" w:color="auto" w:fill="DEEAF6"/>
            <w:vAlign w:val="center"/>
          </w:tcPr>
          <w:p w14:paraId="7F85B045" w14:textId="77777777" w:rsidR="00C83950" w:rsidRPr="00CE5471" w:rsidRDefault="00C83950" w:rsidP="0035030F">
            <w:pPr>
              <w:pStyle w:val="Ttulo3"/>
              <w:spacing w:before="0" w:after="0" w:line="100" w:lineRule="atLeast"/>
              <w:rPr>
                <w:b/>
                <w:i w:val="0"/>
                <w:color w:val="auto"/>
              </w:rPr>
            </w:pPr>
            <w:bookmarkStart w:id="129" w:name="_Toc498558732"/>
            <w:bookmarkStart w:id="130" w:name="_Toc499593650"/>
            <w:r w:rsidRPr="00CE5471">
              <w:rPr>
                <w:b/>
                <w:i w:val="0"/>
                <w:color w:val="auto"/>
              </w:rPr>
              <w:t xml:space="preserve">(CSU09) </w:t>
            </w:r>
            <w:r w:rsidRPr="00CE5471">
              <w:rPr>
                <w:b/>
                <w:i w:val="0"/>
                <w:color w:val="000000"/>
                <w:szCs w:val="22"/>
              </w:rPr>
              <w:t>Cadastrar Ata de reunião</w:t>
            </w:r>
            <w:bookmarkEnd w:id="129"/>
            <w:bookmarkEnd w:id="130"/>
          </w:p>
        </w:tc>
      </w:tr>
      <w:tr w:rsidR="00C83950" w:rsidRPr="00CE5471" w14:paraId="4DEF64E6" w14:textId="77777777" w:rsidTr="0035030F">
        <w:trPr>
          <w:trHeight w:val="454"/>
        </w:trPr>
        <w:tc>
          <w:tcPr>
            <w:tcW w:w="2376" w:type="dxa"/>
            <w:shd w:val="clear" w:color="auto" w:fill="DEEAF6"/>
            <w:vAlign w:val="center"/>
          </w:tcPr>
          <w:p w14:paraId="0D7127A9" w14:textId="77777777" w:rsidR="00C83950" w:rsidRPr="00CE5471" w:rsidRDefault="00C83950" w:rsidP="0035030F">
            <w:pPr>
              <w:spacing w:line="100" w:lineRule="atLeast"/>
              <w:ind w:hanging="10"/>
              <w:rPr>
                <w:b/>
                <w:color w:val="auto"/>
              </w:rPr>
            </w:pPr>
            <w:r w:rsidRPr="00CE5471">
              <w:rPr>
                <w:rFonts w:ascii="Cambria" w:hAnsi="Cambria"/>
                <w:b/>
                <w:color w:val="auto"/>
                <w:sz w:val="22"/>
                <w:szCs w:val="22"/>
              </w:rPr>
              <w:t>Ator Principal</w:t>
            </w:r>
          </w:p>
        </w:tc>
        <w:tc>
          <w:tcPr>
            <w:tcW w:w="7831" w:type="dxa"/>
            <w:shd w:val="clear" w:color="auto" w:fill="auto"/>
            <w:vAlign w:val="center"/>
          </w:tcPr>
          <w:p w14:paraId="490B34A4" w14:textId="77777777" w:rsidR="00C83950" w:rsidRPr="00CE5471" w:rsidRDefault="00C83950" w:rsidP="0035030F">
            <w:pPr>
              <w:spacing w:line="100" w:lineRule="atLeast"/>
              <w:rPr>
                <w:rFonts w:ascii="Cambria" w:hAnsi="Cambria"/>
                <w:color w:val="auto"/>
                <w:sz w:val="22"/>
                <w:szCs w:val="22"/>
              </w:rPr>
            </w:pPr>
            <w:r w:rsidRPr="00CE5471">
              <w:rPr>
                <w:rFonts w:ascii="Cambria" w:hAnsi="Cambria"/>
                <w:color w:val="auto"/>
                <w:sz w:val="22"/>
                <w:szCs w:val="22"/>
              </w:rPr>
              <w:t>Membro da CADD</w:t>
            </w:r>
          </w:p>
        </w:tc>
      </w:tr>
      <w:tr w:rsidR="00C83950" w:rsidRPr="00CE5471" w14:paraId="4C27DF7C" w14:textId="77777777" w:rsidTr="0035030F">
        <w:trPr>
          <w:trHeight w:val="454"/>
        </w:trPr>
        <w:tc>
          <w:tcPr>
            <w:tcW w:w="2376" w:type="dxa"/>
            <w:shd w:val="clear" w:color="auto" w:fill="DEEAF6"/>
            <w:vAlign w:val="center"/>
          </w:tcPr>
          <w:p w14:paraId="73FEA5EA" w14:textId="77777777" w:rsidR="00C83950" w:rsidRPr="00CE5471" w:rsidRDefault="00C83950" w:rsidP="0035030F">
            <w:pPr>
              <w:spacing w:line="100" w:lineRule="atLeast"/>
              <w:ind w:hanging="10"/>
              <w:rPr>
                <w:b/>
                <w:color w:val="auto"/>
              </w:rPr>
            </w:pPr>
            <w:r w:rsidRPr="00CE5471">
              <w:rPr>
                <w:rFonts w:ascii="Cambria" w:hAnsi="Cambria"/>
                <w:b/>
                <w:color w:val="auto"/>
                <w:sz w:val="22"/>
                <w:szCs w:val="22"/>
              </w:rPr>
              <w:t>Pré-condição</w:t>
            </w:r>
          </w:p>
        </w:tc>
        <w:tc>
          <w:tcPr>
            <w:tcW w:w="7831" w:type="dxa"/>
            <w:shd w:val="clear" w:color="auto" w:fill="DEEAF6"/>
            <w:vAlign w:val="center"/>
          </w:tcPr>
          <w:p w14:paraId="634B413A" w14:textId="0AAC66AA" w:rsidR="0062310F" w:rsidRDefault="0062310F" w:rsidP="0035030F">
            <w:pPr>
              <w:spacing w:line="100" w:lineRule="atLeast"/>
              <w:rPr>
                <w:rFonts w:ascii="Cambria" w:hAnsi="Cambria"/>
                <w:sz w:val="22"/>
                <w:szCs w:val="22"/>
              </w:rPr>
            </w:pPr>
          </w:p>
          <w:p w14:paraId="4755430A" w14:textId="77777777" w:rsidR="0062310F" w:rsidRDefault="0062310F" w:rsidP="003533CE">
            <w:pPr>
              <w:pStyle w:val="PargrafodaLista"/>
              <w:numPr>
                <w:ilvl w:val="0"/>
                <w:numId w:val="27"/>
              </w:numPr>
              <w:spacing w:line="100" w:lineRule="atLeast"/>
              <w:rPr>
                <w:rFonts w:ascii="Cambria" w:hAnsi="Cambria"/>
                <w:color w:val="auto"/>
                <w:sz w:val="22"/>
                <w:szCs w:val="22"/>
              </w:rPr>
            </w:pPr>
            <w:r w:rsidRPr="004C18EC">
              <w:rPr>
                <w:rFonts w:ascii="Cambria" w:hAnsi="Cambria"/>
                <w:color w:val="auto"/>
                <w:sz w:val="22"/>
                <w:szCs w:val="22"/>
              </w:rPr>
              <w:t>O membro da CADD deve estar autenticado no sistema;</w:t>
            </w:r>
          </w:p>
          <w:p w14:paraId="64ECE077" w14:textId="77777777" w:rsidR="00CC18C7" w:rsidRPr="00CC18C7" w:rsidRDefault="00C83950" w:rsidP="003533CE">
            <w:pPr>
              <w:pStyle w:val="PargrafodaLista"/>
              <w:numPr>
                <w:ilvl w:val="0"/>
                <w:numId w:val="27"/>
              </w:numPr>
              <w:spacing w:line="100" w:lineRule="atLeast"/>
              <w:rPr>
                <w:rFonts w:ascii="Cambria" w:hAnsi="Cambria"/>
                <w:color w:val="auto"/>
                <w:sz w:val="22"/>
                <w:szCs w:val="22"/>
              </w:rPr>
            </w:pPr>
            <w:r w:rsidRPr="0062310F">
              <w:rPr>
                <w:rFonts w:ascii="Cambria" w:hAnsi="Cambria"/>
                <w:sz w:val="22"/>
                <w:szCs w:val="22"/>
              </w:rPr>
              <w:t xml:space="preserve">O caso de uso CS03 </w:t>
            </w:r>
            <w:r w:rsidR="00831480">
              <w:rPr>
                <w:rFonts w:ascii="Cambria" w:hAnsi="Cambria"/>
                <w:sz w:val="22"/>
                <w:szCs w:val="22"/>
              </w:rPr>
              <w:t xml:space="preserve">deve </w:t>
            </w:r>
            <w:r w:rsidRPr="0062310F">
              <w:rPr>
                <w:rFonts w:ascii="Cambria" w:hAnsi="Cambria"/>
                <w:sz w:val="22"/>
                <w:szCs w:val="22"/>
              </w:rPr>
              <w:t>ter sido executado pelo menos uma vez com sucesso;</w:t>
            </w:r>
          </w:p>
          <w:p w14:paraId="5B95AFEB" w14:textId="77777777" w:rsidR="00CC18C7" w:rsidRPr="00CC18C7" w:rsidRDefault="00CC18C7" w:rsidP="003533CE">
            <w:pPr>
              <w:pStyle w:val="PargrafodaLista"/>
              <w:numPr>
                <w:ilvl w:val="0"/>
                <w:numId w:val="27"/>
              </w:numPr>
              <w:spacing w:line="100" w:lineRule="atLeast"/>
              <w:rPr>
                <w:rFonts w:ascii="Cambria" w:hAnsi="Cambria"/>
                <w:color w:val="auto"/>
                <w:sz w:val="22"/>
                <w:szCs w:val="22"/>
              </w:rPr>
            </w:pPr>
            <w:r>
              <w:rPr>
                <w:rFonts w:ascii="Cambria" w:hAnsi="Cambria"/>
                <w:sz w:val="22"/>
                <w:szCs w:val="22"/>
              </w:rPr>
              <w:t>Pelo menos uma reunião deve ter sido cadastrada no sistema, de acordo com o fluxo alternativo 01 do caso de uso 05;</w:t>
            </w:r>
          </w:p>
          <w:p w14:paraId="0B300476" w14:textId="4D50EE7A" w:rsidR="00C83950" w:rsidRPr="0062310F" w:rsidRDefault="00CC18C7" w:rsidP="003533CE">
            <w:pPr>
              <w:pStyle w:val="PargrafodaLista"/>
              <w:numPr>
                <w:ilvl w:val="0"/>
                <w:numId w:val="27"/>
              </w:numPr>
              <w:spacing w:line="100" w:lineRule="atLeast"/>
              <w:rPr>
                <w:rFonts w:ascii="Cambria" w:hAnsi="Cambria"/>
                <w:color w:val="auto"/>
                <w:sz w:val="22"/>
                <w:szCs w:val="22"/>
              </w:rPr>
            </w:pPr>
            <w:r>
              <w:rPr>
                <w:rFonts w:ascii="Cambria" w:hAnsi="Cambria"/>
                <w:sz w:val="22"/>
                <w:szCs w:val="22"/>
              </w:rPr>
              <w:t>A reunião de ter sido iniciada para que o sistema habilite o botão “Preencher ATA”.</w:t>
            </w:r>
            <w:r w:rsidR="00831480">
              <w:rPr>
                <w:rFonts w:ascii="Cambria" w:hAnsi="Cambria"/>
                <w:sz w:val="22"/>
                <w:szCs w:val="22"/>
              </w:rPr>
              <w:br/>
            </w:r>
          </w:p>
        </w:tc>
      </w:tr>
      <w:tr w:rsidR="00C83950" w:rsidRPr="00CE5471" w14:paraId="41CD80AB" w14:textId="77777777" w:rsidTr="0035030F">
        <w:trPr>
          <w:trHeight w:val="454"/>
        </w:trPr>
        <w:tc>
          <w:tcPr>
            <w:tcW w:w="2376" w:type="dxa"/>
            <w:shd w:val="clear" w:color="auto" w:fill="DEEAF6"/>
            <w:vAlign w:val="center"/>
          </w:tcPr>
          <w:p w14:paraId="30B56FDD" w14:textId="77777777" w:rsidR="00C83950" w:rsidRPr="00CE5471" w:rsidRDefault="00C83950" w:rsidP="0035030F">
            <w:pPr>
              <w:spacing w:line="100" w:lineRule="atLeast"/>
              <w:ind w:hanging="10"/>
              <w:rPr>
                <w:b/>
                <w:color w:val="auto"/>
              </w:rPr>
            </w:pPr>
            <w:r w:rsidRPr="00CE5471">
              <w:rPr>
                <w:rFonts w:ascii="Cambria" w:hAnsi="Cambria"/>
                <w:b/>
                <w:color w:val="auto"/>
                <w:sz w:val="22"/>
                <w:szCs w:val="22"/>
              </w:rPr>
              <w:t>Fluxo Principal</w:t>
            </w:r>
          </w:p>
        </w:tc>
        <w:tc>
          <w:tcPr>
            <w:tcW w:w="7831" w:type="dxa"/>
            <w:shd w:val="clear" w:color="auto" w:fill="auto"/>
            <w:vAlign w:val="center"/>
          </w:tcPr>
          <w:p w14:paraId="64821952" w14:textId="77777777" w:rsidR="00831480" w:rsidRDefault="00831480" w:rsidP="00831480">
            <w:pPr>
              <w:pStyle w:val="PargrafodaLista"/>
              <w:spacing w:line="100" w:lineRule="atLeast"/>
              <w:ind w:left="360"/>
              <w:rPr>
                <w:rFonts w:ascii="Cambria" w:hAnsi="Cambria"/>
                <w:color w:val="auto"/>
                <w:sz w:val="22"/>
                <w:szCs w:val="22"/>
              </w:rPr>
            </w:pPr>
          </w:p>
          <w:p w14:paraId="60679870" w14:textId="401611E5" w:rsidR="00831480" w:rsidRPr="00CE5471" w:rsidRDefault="00831480" w:rsidP="003533CE">
            <w:pPr>
              <w:pStyle w:val="PargrafodaLista"/>
              <w:numPr>
                <w:ilvl w:val="0"/>
                <w:numId w:val="18"/>
              </w:numPr>
              <w:spacing w:line="100" w:lineRule="atLeast"/>
              <w:rPr>
                <w:rFonts w:ascii="Cambria" w:hAnsi="Cambria"/>
                <w:color w:val="auto"/>
                <w:sz w:val="22"/>
                <w:szCs w:val="22"/>
              </w:rPr>
            </w:pPr>
            <w:r w:rsidRPr="00CE5471">
              <w:rPr>
                <w:rFonts w:ascii="Cambria" w:hAnsi="Cambria"/>
                <w:color w:val="auto"/>
                <w:sz w:val="22"/>
                <w:szCs w:val="22"/>
              </w:rPr>
              <w:t xml:space="preserve">O Membro da CADD inicia o caso de uso ao selecionar </w:t>
            </w:r>
            <w:r>
              <w:rPr>
                <w:rFonts w:ascii="Cambria" w:hAnsi="Cambria"/>
                <w:color w:val="auto"/>
                <w:sz w:val="22"/>
                <w:szCs w:val="22"/>
              </w:rPr>
              <w:t>o botão “Preencher ATA” ao visualizar uma reunião que já tenha sido iniciada (Conforme Protótipo de tela XX)</w:t>
            </w:r>
            <w:r w:rsidRPr="00CE5471">
              <w:rPr>
                <w:rFonts w:ascii="Cambria" w:hAnsi="Cambria"/>
                <w:color w:val="auto"/>
                <w:sz w:val="22"/>
                <w:szCs w:val="22"/>
              </w:rPr>
              <w:t>;</w:t>
            </w:r>
          </w:p>
          <w:p w14:paraId="4F4F640E" w14:textId="1F3B4905" w:rsidR="00C83950" w:rsidRPr="00CE5471" w:rsidRDefault="00C83950" w:rsidP="003533CE">
            <w:pPr>
              <w:pStyle w:val="PargrafodaLista"/>
              <w:numPr>
                <w:ilvl w:val="0"/>
                <w:numId w:val="18"/>
              </w:numPr>
              <w:spacing w:line="100" w:lineRule="atLeast"/>
              <w:rPr>
                <w:rFonts w:ascii="Cambria" w:hAnsi="Cambria"/>
                <w:color w:val="auto"/>
                <w:sz w:val="22"/>
                <w:szCs w:val="22"/>
              </w:rPr>
            </w:pPr>
            <w:r w:rsidRPr="00CE5471">
              <w:rPr>
                <w:rFonts w:ascii="Cambria" w:hAnsi="Cambria"/>
                <w:color w:val="auto"/>
                <w:sz w:val="22"/>
                <w:szCs w:val="22"/>
              </w:rPr>
              <w:t>O sistema apresenta um formulário para que o membro da CADD</w:t>
            </w:r>
            <w:r w:rsidR="00831480">
              <w:rPr>
                <w:rFonts w:ascii="Cambria" w:hAnsi="Cambria"/>
                <w:color w:val="auto"/>
                <w:sz w:val="22"/>
                <w:szCs w:val="22"/>
              </w:rPr>
              <w:t xml:space="preserve"> preencha a ATA da reunião</w:t>
            </w:r>
            <w:r w:rsidRPr="00CE5471">
              <w:rPr>
                <w:rFonts w:ascii="Cambria" w:hAnsi="Cambria"/>
                <w:color w:val="auto"/>
                <w:sz w:val="22"/>
                <w:szCs w:val="22"/>
              </w:rPr>
              <w:t>;</w:t>
            </w:r>
          </w:p>
          <w:p w14:paraId="33BE578F" w14:textId="780E30C8" w:rsidR="00C83950" w:rsidRPr="00CE5471" w:rsidRDefault="00C83950" w:rsidP="003533CE">
            <w:pPr>
              <w:pStyle w:val="PargrafodaLista"/>
              <w:numPr>
                <w:ilvl w:val="0"/>
                <w:numId w:val="18"/>
              </w:numPr>
              <w:spacing w:line="100" w:lineRule="atLeast"/>
              <w:rPr>
                <w:rFonts w:ascii="Cambria" w:hAnsi="Cambria"/>
                <w:color w:val="auto"/>
                <w:sz w:val="22"/>
                <w:szCs w:val="22"/>
              </w:rPr>
            </w:pPr>
            <w:r w:rsidRPr="00CE5471">
              <w:rPr>
                <w:rFonts w:ascii="Cambria" w:hAnsi="Cambria"/>
                <w:color w:val="auto"/>
                <w:sz w:val="22"/>
                <w:szCs w:val="22"/>
              </w:rPr>
              <w:t xml:space="preserve">O membro da CADD </w:t>
            </w:r>
            <w:r w:rsidR="00831480">
              <w:rPr>
                <w:rFonts w:ascii="Cambria" w:hAnsi="Cambria"/>
                <w:color w:val="auto"/>
                <w:sz w:val="22"/>
                <w:szCs w:val="22"/>
              </w:rPr>
              <w:t>escreve a ATA no campo disponibilizado do formulário, e clica no botão “Salvar”</w:t>
            </w:r>
            <w:r w:rsidRPr="00CE5471">
              <w:rPr>
                <w:rFonts w:ascii="Cambria" w:hAnsi="Cambria"/>
                <w:color w:val="auto"/>
                <w:sz w:val="22"/>
                <w:szCs w:val="22"/>
              </w:rPr>
              <w:t>;</w:t>
            </w:r>
          </w:p>
          <w:p w14:paraId="2B5DAFB9" w14:textId="337BF8B9" w:rsidR="00C83950" w:rsidRPr="00CE5471" w:rsidRDefault="00831480" w:rsidP="003533CE">
            <w:pPr>
              <w:pStyle w:val="PargrafodaLista"/>
              <w:numPr>
                <w:ilvl w:val="0"/>
                <w:numId w:val="18"/>
              </w:numPr>
              <w:spacing w:line="100" w:lineRule="atLeast"/>
              <w:rPr>
                <w:rFonts w:ascii="Cambria" w:hAnsi="Cambria"/>
                <w:color w:val="auto"/>
                <w:sz w:val="22"/>
                <w:szCs w:val="22"/>
              </w:rPr>
            </w:pPr>
            <w:r>
              <w:rPr>
                <w:rFonts w:ascii="Cambria" w:hAnsi="Cambria"/>
                <w:color w:val="auto"/>
                <w:sz w:val="22"/>
                <w:szCs w:val="22"/>
              </w:rPr>
              <w:t xml:space="preserve">O sistema salva a ATA da reunião e habilita a utilização do botão “Visualizar ATA” na tela de visualização da reunião, </w:t>
            </w:r>
            <w:r w:rsidR="00CC18C7">
              <w:rPr>
                <w:rFonts w:ascii="Cambria" w:hAnsi="Cambria"/>
                <w:color w:val="auto"/>
                <w:sz w:val="22"/>
                <w:szCs w:val="22"/>
              </w:rPr>
              <w:t>onde</w:t>
            </w:r>
            <w:r>
              <w:rPr>
                <w:rFonts w:ascii="Cambria" w:hAnsi="Cambria"/>
                <w:color w:val="auto"/>
                <w:sz w:val="22"/>
                <w:szCs w:val="22"/>
              </w:rPr>
              <w:t xml:space="preserve"> a ATA pode ser visualizada e </w:t>
            </w:r>
            <w:r w:rsidR="00CC18C7">
              <w:rPr>
                <w:rFonts w:ascii="Cambria" w:hAnsi="Cambria"/>
                <w:color w:val="auto"/>
                <w:sz w:val="22"/>
                <w:szCs w:val="22"/>
              </w:rPr>
              <w:t>posteriormente editada e/ou impressa e caso de uso se encerra</w:t>
            </w:r>
            <w:r>
              <w:rPr>
                <w:rFonts w:ascii="Cambria" w:hAnsi="Cambria"/>
                <w:color w:val="auto"/>
                <w:sz w:val="22"/>
                <w:szCs w:val="22"/>
              </w:rPr>
              <w:t>.</w:t>
            </w:r>
          </w:p>
          <w:p w14:paraId="442B078D" w14:textId="77777777" w:rsidR="00C83950" w:rsidRPr="00CE5471" w:rsidRDefault="00C83950" w:rsidP="0035030F">
            <w:pPr>
              <w:spacing w:line="100" w:lineRule="atLeast"/>
              <w:rPr>
                <w:rFonts w:ascii="Cambria" w:hAnsi="Cambria"/>
                <w:color w:val="auto"/>
                <w:sz w:val="22"/>
                <w:szCs w:val="22"/>
              </w:rPr>
            </w:pPr>
          </w:p>
        </w:tc>
      </w:tr>
      <w:tr w:rsidR="00C83950" w:rsidRPr="00CE5471" w14:paraId="5E4C2039" w14:textId="77777777" w:rsidTr="00770DC4">
        <w:trPr>
          <w:trHeight w:val="454"/>
        </w:trPr>
        <w:tc>
          <w:tcPr>
            <w:tcW w:w="2376" w:type="dxa"/>
            <w:shd w:val="clear" w:color="auto" w:fill="DEEAF6"/>
            <w:vAlign w:val="center"/>
          </w:tcPr>
          <w:p w14:paraId="76D29F31" w14:textId="2BC06BC8" w:rsidR="00C83950" w:rsidRPr="00CE5471" w:rsidRDefault="00C83950" w:rsidP="0035030F">
            <w:pPr>
              <w:spacing w:line="100" w:lineRule="atLeast"/>
              <w:ind w:hanging="10"/>
              <w:rPr>
                <w:b/>
                <w:color w:val="auto"/>
              </w:rPr>
            </w:pPr>
            <w:r w:rsidRPr="00CE5471">
              <w:rPr>
                <w:rFonts w:ascii="Cambria" w:hAnsi="Cambria"/>
                <w:b/>
                <w:color w:val="auto"/>
                <w:sz w:val="22"/>
                <w:szCs w:val="22"/>
              </w:rPr>
              <w:t>Fluxos de Exceção</w:t>
            </w:r>
            <w:r w:rsidR="00CC18C7">
              <w:rPr>
                <w:rFonts w:ascii="Cambria" w:hAnsi="Cambria"/>
                <w:b/>
                <w:color w:val="auto"/>
                <w:sz w:val="22"/>
                <w:szCs w:val="22"/>
              </w:rPr>
              <w:t xml:space="preserve"> 01 </w:t>
            </w:r>
          </w:p>
        </w:tc>
        <w:tc>
          <w:tcPr>
            <w:tcW w:w="7831" w:type="dxa"/>
            <w:shd w:val="clear" w:color="auto" w:fill="D9E2F3" w:themeFill="accent5" w:themeFillTint="33"/>
            <w:vAlign w:val="center"/>
          </w:tcPr>
          <w:p w14:paraId="2B0BC329" w14:textId="77777777" w:rsidR="00770DC4" w:rsidRDefault="00770DC4" w:rsidP="00770DC4">
            <w:pPr>
              <w:pStyle w:val="PargrafodaLista"/>
              <w:spacing w:line="100" w:lineRule="atLeast"/>
              <w:ind w:left="360"/>
              <w:rPr>
                <w:rFonts w:ascii="Cambria" w:hAnsi="Cambria"/>
                <w:color w:val="auto"/>
                <w:sz w:val="22"/>
                <w:szCs w:val="22"/>
              </w:rPr>
            </w:pPr>
          </w:p>
          <w:p w14:paraId="479B723F" w14:textId="610578DE" w:rsidR="00770DC4" w:rsidRDefault="00770DC4" w:rsidP="003533CE">
            <w:pPr>
              <w:pStyle w:val="PargrafodaLista"/>
              <w:numPr>
                <w:ilvl w:val="0"/>
                <w:numId w:val="28"/>
              </w:numPr>
              <w:shd w:val="clear" w:color="auto" w:fill="D9E2F3" w:themeFill="accent5" w:themeFillTint="33"/>
              <w:spacing w:line="100" w:lineRule="atLeast"/>
              <w:rPr>
                <w:rFonts w:ascii="Cambria" w:hAnsi="Cambria"/>
                <w:color w:val="auto"/>
                <w:sz w:val="22"/>
                <w:szCs w:val="22"/>
              </w:rPr>
            </w:pPr>
            <w:r>
              <w:rPr>
                <w:rFonts w:ascii="Cambria" w:hAnsi="Cambria"/>
                <w:color w:val="auto"/>
                <w:sz w:val="22"/>
                <w:szCs w:val="22"/>
              </w:rPr>
              <w:t>Este fluxo de exceção se inicia se o botão Preencher ATA não ficar habilitado após a reunião se iniciar;</w:t>
            </w:r>
          </w:p>
          <w:p w14:paraId="317AA8BD" w14:textId="3A0A14EC" w:rsidR="00770DC4" w:rsidRPr="00CE5471" w:rsidRDefault="00770DC4" w:rsidP="003533CE">
            <w:pPr>
              <w:pStyle w:val="PargrafodaLista"/>
              <w:numPr>
                <w:ilvl w:val="0"/>
                <w:numId w:val="28"/>
              </w:numPr>
              <w:shd w:val="clear" w:color="auto" w:fill="D9E2F3" w:themeFill="accent5" w:themeFillTint="33"/>
              <w:spacing w:line="100" w:lineRule="atLeast"/>
              <w:rPr>
                <w:rFonts w:ascii="Cambria" w:hAnsi="Cambria"/>
                <w:color w:val="auto"/>
                <w:sz w:val="22"/>
                <w:szCs w:val="22"/>
              </w:rPr>
            </w:pPr>
            <w:r>
              <w:rPr>
                <w:rFonts w:ascii="Cambria" w:hAnsi="Cambria"/>
                <w:color w:val="auto"/>
                <w:sz w:val="22"/>
                <w:szCs w:val="22"/>
              </w:rPr>
              <w:t>O membro da CADD não consegue continuar o caso de uso, logo, o mesmo é encerrado e deve ser reiniciado.</w:t>
            </w:r>
          </w:p>
          <w:p w14:paraId="0932008F" w14:textId="77777777" w:rsidR="00C83950" w:rsidRPr="00CE5471" w:rsidRDefault="00C83950" w:rsidP="0035030F">
            <w:pPr>
              <w:spacing w:line="100" w:lineRule="atLeast"/>
              <w:rPr>
                <w:rFonts w:ascii="Cambria" w:hAnsi="Cambria"/>
                <w:color w:val="auto"/>
                <w:sz w:val="22"/>
                <w:szCs w:val="22"/>
              </w:rPr>
            </w:pPr>
          </w:p>
        </w:tc>
      </w:tr>
      <w:tr w:rsidR="00C83950" w:rsidRPr="00CE5471" w14:paraId="1BD9077D" w14:textId="77777777" w:rsidTr="00770DC4">
        <w:trPr>
          <w:trHeight w:val="454"/>
        </w:trPr>
        <w:tc>
          <w:tcPr>
            <w:tcW w:w="2376" w:type="dxa"/>
            <w:shd w:val="clear" w:color="auto" w:fill="DEEAF6"/>
            <w:vAlign w:val="center"/>
          </w:tcPr>
          <w:p w14:paraId="297D2657" w14:textId="77777777" w:rsidR="00C83950" w:rsidRPr="00CE5471" w:rsidRDefault="00C83950" w:rsidP="0035030F">
            <w:pPr>
              <w:spacing w:line="100" w:lineRule="atLeast"/>
              <w:ind w:hanging="10"/>
              <w:rPr>
                <w:b/>
                <w:color w:val="auto"/>
              </w:rPr>
            </w:pPr>
            <w:r w:rsidRPr="00CE5471">
              <w:rPr>
                <w:rFonts w:ascii="Cambria" w:hAnsi="Cambria"/>
                <w:b/>
                <w:color w:val="auto"/>
                <w:sz w:val="22"/>
                <w:szCs w:val="22"/>
              </w:rPr>
              <w:t>Pós-condição</w:t>
            </w:r>
          </w:p>
        </w:tc>
        <w:tc>
          <w:tcPr>
            <w:tcW w:w="7831" w:type="dxa"/>
            <w:shd w:val="clear" w:color="auto" w:fill="auto"/>
            <w:vAlign w:val="center"/>
          </w:tcPr>
          <w:p w14:paraId="4134A635" w14:textId="2F2BEB90" w:rsidR="00770DC4" w:rsidRPr="00CE5471" w:rsidRDefault="00770DC4" w:rsidP="0035030F">
            <w:pPr>
              <w:spacing w:line="100" w:lineRule="atLeast"/>
              <w:rPr>
                <w:rFonts w:ascii="Cambria" w:hAnsi="Cambria"/>
                <w:color w:val="auto"/>
                <w:sz w:val="22"/>
                <w:szCs w:val="22"/>
              </w:rPr>
            </w:pPr>
            <w:r>
              <w:rPr>
                <w:rFonts w:ascii="Cambria" w:hAnsi="Cambria"/>
                <w:color w:val="auto"/>
                <w:sz w:val="22"/>
                <w:szCs w:val="22"/>
              </w:rPr>
              <w:t>A ATA da reunião foi cadastrada e está disponível para visualização e impressão.</w:t>
            </w:r>
          </w:p>
        </w:tc>
      </w:tr>
    </w:tbl>
    <w:p w14:paraId="37616A6C" w14:textId="77777777" w:rsidR="001648F9" w:rsidRDefault="001648F9">
      <w:pPr>
        <w:jc w:val="both"/>
        <w:rPr>
          <w:rFonts w:ascii="Cambria" w:hAnsi="Cambria"/>
          <w:sz w:val="24"/>
          <w:szCs w:val="24"/>
        </w:rPr>
      </w:pPr>
    </w:p>
    <w:p w14:paraId="3D4650E4" w14:textId="77777777" w:rsidR="001648F9" w:rsidRPr="000D7E13" w:rsidRDefault="00830317">
      <w:pPr>
        <w:pStyle w:val="Ttulo1"/>
        <w:numPr>
          <w:ilvl w:val="0"/>
          <w:numId w:val="2"/>
        </w:numPr>
        <w:ind w:left="0" w:firstLine="0"/>
        <w:rPr>
          <w:b/>
          <w:color w:val="auto"/>
          <w:sz w:val="24"/>
        </w:rPr>
      </w:pPr>
      <w:bookmarkStart w:id="131" w:name="_Toc388292726"/>
      <w:bookmarkStart w:id="132" w:name="_Toc421361431"/>
      <w:bookmarkStart w:id="133" w:name="_Toc499593651"/>
      <w:bookmarkEnd w:id="131"/>
      <w:bookmarkEnd w:id="132"/>
      <w:r w:rsidRPr="000D7E13">
        <w:rPr>
          <w:b/>
          <w:color w:val="auto"/>
          <w:sz w:val="24"/>
        </w:rPr>
        <w:lastRenderedPageBreak/>
        <w:t>Requisitos Não Funcionais</w:t>
      </w:r>
      <w:bookmarkEnd w:id="133"/>
    </w:p>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9"/>
        <w:gridCol w:w="4206"/>
        <w:gridCol w:w="1927"/>
        <w:gridCol w:w="1628"/>
        <w:gridCol w:w="1315"/>
      </w:tblGrid>
      <w:tr w:rsidR="00CE5471" w14:paraId="5AB51A6A" w14:textId="77777777" w:rsidTr="003D6DF1">
        <w:trPr>
          <w:trHeight w:val="411"/>
        </w:trPr>
        <w:tc>
          <w:tcPr>
            <w:tcW w:w="989" w:type="dxa"/>
            <w:shd w:val="clear" w:color="auto" w:fill="DEEAF6"/>
            <w:vAlign w:val="center"/>
          </w:tcPr>
          <w:p w14:paraId="4D9A0708" w14:textId="77777777" w:rsidR="001648F9" w:rsidRPr="00CE5471" w:rsidRDefault="00830317" w:rsidP="00CE5471">
            <w:pPr>
              <w:spacing w:line="100" w:lineRule="atLeast"/>
              <w:rPr>
                <w:rFonts w:ascii="Cambria" w:hAnsi="Cambria"/>
                <w:b/>
                <w:color w:val="auto"/>
                <w:sz w:val="22"/>
                <w:szCs w:val="22"/>
              </w:rPr>
            </w:pPr>
            <w:r w:rsidRPr="00CE5471">
              <w:rPr>
                <w:rFonts w:ascii="Cambria" w:hAnsi="Cambria"/>
                <w:b/>
                <w:color w:val="auto"/>
                <w:sz w:val="22"/>
                <w:szCs w:val="22"/>
              </w:rPr>
              <w:t>Id</w:t>
            </w:r>
          </w:p>
        </w:tc>
        <w:tc>
          <w:tcPr>
            <w:tcW w:w="4206" w:type="dxa"/>
            <w:shd w:val="clear" w:color="auto" w:fill="DEEAF6"/>
            <w:vAlign w:val="center"/>
          </w:tcPr>
          <w:p w14:paraId="290C8D55" w14:textId="77777777" w:rsidR="001648F9" w:rsidRPr="00CE5471" w:rsidRDefault="00830317" w:rsidP="00CE5471">
            <w:pPr>
              <w:spacing w:line="100" w:lineRule="atLeast"/>
              <w:rPr>
                <w:rFonts w:ascii="Cambria" w:hAnsi="Cambria"/>
                <w:b/>
                <w:color w:val="auto"/>
                <w:sz w:val="22"/>
                <w:szCs w:val="22"/>
              </w:rPr>
            </w:pPr>
            <w:r w:rsidRPr="00CE5471">
              <w:rPr>
                <w:rFonts w:ascii="Cambria" w:hAnsi="Cambria"/>
                <w:b/>
                <w:color w:val="auto"/>
                <w:sz w:val="22"/>
                <w:szCs w:val="22"/>
              </w:rPr>
              <w:t>Descrição</w:t>
            </w:r>
          </w:p>
        </w:tc>
        <w:tc>
          <w:tcPr>
            <w:tcW w:w="1927" w:type="dxa"/>
            <w:shd w:val="clear" w:color="auto" w:fill="DEEAF6"/>
            <w:vAlign w:val="center"/>
          </w:tcPr>
          <w:p w14:paraId="6196BE08" w14:textId="77777777" w:rsidR="001648F9" w:rsidRPr="00CE5471" w:rsidRDefault="00830317" w:rsidP="00CE5471">
            <w:pPr>
              <w:spacing w:line="100" w:lineRule="atLeast"/>
              <w:rPr>
                <w:rFonts w:ascii="Cambria" w:hAnsi="Cambria"/>
                <w:b/>
                <w:color w:val="auto"/>
                <w:sz w:val="22"/>
                <w:szCs w:val="22"/>
              </w:rPr>
            </w:pPr>
            <w:r w:rsidRPr="00CE5471">
              <w:rPr>
                <w:rFonts w:ascii="Cambria" w:hAnsi="Cambria"/>
                <w:b/>
                <w:color w:val="auto"/>
                <w:sz w:val="22"/>
                <w:szCs w:val="22"/>
              </w:rPr>
              <w:t>Categoria</w:t>
            </w:r>
          </w:p>
        </w:tc>
        <w:tc>
          <w:tcPr>
            <w:tcW w:w="1628" w:type="dxa"/>
            <w:shd w:val="clear" w:color="auto" w:fill="DEEAF6"/>
            <w:vAlign w:val="center"/>
          </w:tcPr>
          <w:p w14:paraId="6F053609" w14:textId="77777777" w:rsidR="001648F9" w:rsidRPr="00CE5471" w:rsidRDefault="00830317" w:rsidP="00CE5471">
            <w:pPr>
              <w:spacing w:line="100" w:lineRule="atLeast"/>
              <w:rPr>
                <w:rFonts w:ascii="Cambria" w:hAnsi="Cambria"/>
                <w:b/>
                <w:color w:val="auto"/>
                <w:sz w:val="22"/>
                <w:szCs w:val="22"/>
              </w:rPr>
            </w:pPr>
            <w:r w:rsidRPr="00CE5471">
              <w:rPr>
                <w:rFonts w:ascii="Cambria" w:hAnsi="Cambria"/>
                <w:b/>
                <w:color w:val="auto"/>
                <w:sz w:val="22"/>
                <w:szCs w:val="22"/>
              </w:rPr>
              <w:t>Escopo</w:t>
            </w:r>
          </w:p>
        </w:tc>
        <w:tc>
          <w:tcPr>
            <w:tcW w:w="1315" w:type="dxa"/>
            <w:shd w:val="clear" w:color="auto" w:fill="DEEAF6"/>
            <w:vAlign w:val="center"/>
          </w:tcPr>
          <w:p w14:paraId="35F6DE26" w14:textId="77777777" w:rsidR="001648F9" w:rsidRPr="00CE5471" w:rsidRDefault="00830317" w:rsidP="00CE5471">
            <w:pPr>
              <w:spacing w:line="100" w:lineRule="atLeast"/>
              <w:rPr>
                <w:rFonts w:ascii="Cambria" w:hAnsi="Cambria"/>
                <w:b/>
                <w:color w:val="auto"/>
                <w:sz w:val="22"/>
                <w:szCs w:val="22"/>
              </w:rPr>
            </w:pPr>
            <w:r w:rsidRPr="00CE5471">
              <w:rPr>
                <w:rFonts w:ascii="Cambria" w:hAnsi="Cambria"/>
                <w:b/>
                <w:color w:val="auto"/>
                <w:sz w:val="22"/>
                <w:szCs w:val="22"/>
              </w:rPr>
              <w:t>Prioridade</w:t>
            </w:r>
          </w:p>
        </w:tc>
      </w:tr>
      <w:tr w:rsidR="003D6DF1" w14:paraId="7EBF91AD" w14:textId="77777777" w:rsidTr="003D6DF1">
        <w:trPr>
          <w:trHeight w:val="557"/>
        </w:trPr>
        <w:tc>
          <w:tcPr>
            <w:tcW w:w="989" w:type="dxa"/>
            <w:shd w:val="clear" w:color="auto" w:fill="DEEAF6"/>
            <w:vAlign w:val="center"/>
          </w:tcPr>
          <w:p w14:paraId="70C340B4" w14:textId="31A61A04" w:rsidR="003D6DF1" w:rsidRPr="00CE5471" w:rsidRDefault="003D6DF1" w:rsidP="003D6DF1">
            <w:pPr>
              <w:spacing w:line="100" w:lineRule="atLeast"/>
              <w:rPr>
                <w:rFonts w:ascii="Cambria" w:hAnsi="Cambria"/>
                <w:b/>
                <w:color w:val="auto"/>
                <w:sz w:val="22"/>
                <w:szCs w:val="22"/>
              </w:rPr>
            </w:pPr>
            <w:r w:rsidRPr="009B3828">
              <w:rPr>
                <w:b/>
                <w:color w:val="365F91"/>
              </w:rPr>
              <w:t>RNF01</w:t>
            </w:r>
          </w:p>
        </w:tc>
        <w:tc>
          <w:tcPr>
            <w:tcW w:w="4206" w:type="dxa"/>
            <w:shd w:val="clear" w:color="auto" w:fill="auto"/>
            <w:vAlign w:val="center"/>
          </w:tcPr>
          <w:p w14:paraId="0D961E53" w14:textId="4C40CD64" w:rsidR="003D6DF1" w:rsidRPr="003D6DF1" w:rsidRDefault="003D6DF1" w:rsidP="003D6DF1">
            <w:pPr>
              <w:spacing w:line="100" w:lineRule="atLeast"/>
              <w:rPr>
                <w:rFonts w:ascii="Cambria" w:hAnsi="Cambria"/>
                <w:sz w:val="22"/>
                <w:szCs w:val="22"/>
              </w:rPr>
            </w:pPr>
            <w:r w:rsidRPr="003D6DF1">
              <w:rPr>
                <w:sz w:val="22"/>
              </w:rPr>
              <w:t>O sistema deve controlar o acesso às funcionalidades. Funcionalidades de controle do sistema e cadastros dos coordenadores devem ser restritas a administradores. Funcionalidades de monitoramento e acompanhamento discente devem estar restritas a coordenadores. Funcionalidades de uso discente devem ser restritas a alunos.</w:t>
            </w:r>
          </w:p>
        </w:tc>
        <w:tc>
          <w:tcPr>
            <w:tcW w:w="1927" w:type="dxa"/>
            <w:shd w:val="clear" w:color="auto" w:fill="DEEAF6"/>
            <w:vAlign w:val="center"/>
          </w:tcPr>
          <w:p w14:paraId="5315FD0A" w14:textId="6D14492C" w:rsidR="003D6DF1" w:rsidRPr="003D6DF1" w:rsidRDefault="003D6DF1" w:rsidP="003D6DF1">
            <w:pPr>
              <w:spacing w:line="100" w:lineRule="atLeast"/>
              <w:jc w:val="center"/>
              <w:rPr>
                <w:rFonts w:ascii="Cambria" w:hAnsi="Cambria"/>
                <w:sz w:val="22"/>
                <w:szCs w:val="22"/>
              </w:rPr>
            </w:pPr>
            <w:r w:rsidRPr="003D6DF1">
              <w:rPr>
                <w:sz w:val="22"/>
              </w:rPr>
              <w:t>Segurança de Acesso</w:t>
            </w:r>
          </w:p>
        </w:tc>
        <w:tc>
          <w:tcPr>
            <w:tcW w:w="1628" w:type="dxa"/>
            <w:shd w:val="clear" w:color="auto" w:fill="auto"/>
            <w:vAlign w:val="center"/>
          </w:tcPr>
          <w:p w14:paraId="0D994CE4" w14:textId="3E4800A4" w:rsidR="003D6DF1" w:rsidRPr="003D6DF1" w:rsidRDefault="003D6DF1" w:rsidP="003D6DF1">
            <w:pPr>
              <w:spacing w:line="100" w:lineRule="atLeast"/>
              <w:jc w:val="center"/>
              <w:rPr>
                <w:rFonts w:ascii="Cambria" w:hAnsi="Cambria"/>
                <w:sz w:val="22"/>
                <w:szCs w:val="22"/>
              </w:rPr>
            </w:pPr>
            <w:r w:rsidRPr="003D6DF1">
              <w:rPr>
                <w:sz w:val="22"/>
              </w:rPr>
              <w:t>Sistema</w:t>
            </w:r>
          </w:p>
        </w:tc>
        <w:tc>
          <w:tcPr>
            <w:tcW w:w="1315" w:type="dxa"/>
            <w:shd w:val="clear" w:color="auto" w:fill="DEEAF6"/>
            <w:vAlign w:val="center"/>
          </w:tcPr>
          <w:p w14:paraId="4D277BA7" w14:textId="6B4D5D88" w:rsidR="003D6DF1" w:rsidRPr="003D6DF1" w:rsidRDefault="003D6DF1" w:rsidP="003D6DF1">
            <w:pPr>
              <w:spacing w:line="100" w:lineRule="atLeast"/>
              <w:jc w:val="center"/>
              <w:rPr>
                <w:rFonts w:ascii="Cambria" w:hAnsi="Cambria"/>
                <w:sz w:val="22"/>
                <w:szCs w:val="22"/>
              </w:rPr>
            </w:pPr>
            <w:r w:rsidRPr="003D6DF1">
              <w:rPr>
                <w:sz w:val="22"/>
              </w:rPr>
              <w:t>Alta</w:t>
            </w:r>
          </w:p>
        </w:tc>
      </w:tr>
      <w:tr w:rsidR="003D6DF1" w14:paraId="4FA647CA" w14:textId="77777777" w:rsidTr="003D6DF1">
        <w:trPr>
          <w:trHeight w:val="497"/>
        </w:trPr>
        <w:tc>
          <w:tcPr>
            <w:tcW w:w="989" w:type="dxa"/>
            <w:shd w:val="clear" w:color="auto" w:fill="DEEAF6"/>
            <w:vAlign w:val="center"/>
          </w:tcPr>
          <w:p w14:paraId="16449C27" w14:textId="120A0EF7" w:rsidR="003D6DF1" w:rsidRPr="00CE5471" w:rsidRDefault="003D6DF1" w:rsidP="003D6DF1">
            <w:pPr>
              <w:spacing w:line="100" w:lineRule="atLeast"/>
              <w:rPr>
                <w:rFonts w:ascii="Cambria" w:hAnsi="Cambria"/>
                <w:b/>
                <w:color w:val="auto"/>
                <w:sz w:val="22"/>
                <w:szCs w:val="22"/>
              </w:rPr>
            </w:pPr>
            <w:r>
              <w:rPr>
                <w:b/>
                <w:color w:val="365F91"/>
              </w:rPr>
              <w:t>RNF02</w:t>
            </w:r>
          </w:p>
        </w:tc>
        <w:tc>
          <w:tcPr>
            <w:tcW w:w="4206" w:type="dxa"/>
            <w:shd w:val="clear" w:color="auto" w:fill="DEEAF6"/>
            <w:vAlign w:val="center"/>
          </w:tcPr>
          <w:p w14:paraId="612732D9" w14:textId="26ECC437" w:rsidR="003D6DF1" w:rsidRPr="003D6DF1" w:rsidRDefault="003D6DF1" w:rsidP="003D6DF1">
            <w:pPr>
              <w:spacing w:line="100" w:lineRule="atLeast"/>
              <w:rPr>
                <w:rFonts w:ascii="Cambria" w:hAnsi="Cambria"/>
                <w:sz w:val="22"/>
                <w:szCs w:val="22"/>
              </w:rPr>
            </w:pPr>
            <w:r w:rsidRPr="003D6DF1">
              <w:rPr>
                <w:sz w:val="22"/>
                <w:szCs w:val="22"/>
              </w:rPr>
              <w:t>A consulta ao sistema deve ficar disponível pela Internet, a partir dos principais navegadores disponíveis no mercado</w:t>
            </w:r>
          </w:p>
        </w:tc>
        <w:tc>
          <w:tcPr>
            <w:tcW w:w="1927" w:type="dxa"/>
            <w:shd w:val="clear" w:color="auto" w:fill="DEEAF6"/>
            <w:vAlign w:val="center"/>
          </w:tcPr>
          <w:p w14:paraId="37D68EE4" w14:textId="64304B71" w:rsidR="003D6DF1" w:rsidRPr="003D6DF1" w:rsidRDefault="003D6DF1" w:rsidP="003D6DF1">
            <w:pPr>
              <w:spacing w:line="100" w:lineRule="atLeast"/>
              <w:ind w:hanging="10"/>
              <w:jc w:val="center"/>
              <w:rPr>
                <w:rFonts w:ascii="Cambria" w:hAnsi="Cambria"/>
                <w:sz w:val="22"/>
                <w:szCs w:val="22"/>
              </w:rPr>
            </w:pPr>
            <w:r w:rsidRPr="003D6DF1">
              <w:rPr>
                <w:sz w:val="22"/>
              </w:rPr>
              <w:t>Portabilidade</w:t>
            </w:r>
          </w:p>
        </w:tc>
        <w:tc>
          <w:tcPr>
            <w:tcW w:w="1628" w:type="dxa"/>
            <w:shd w:val="clear" w:color="auto" w:fill="DEEAF6"/>
            <w:vAlign w:val="center"/>
          </w:tcPr>
          <w:p w14:paraId="3D34956C" w14:textId="2BCB299C" w:rsidR="003D6DF1" w:rsidRPr="003D6DF1" w:rsidRDefault="003D6DF1" w:rsidP="003D6DF1">
            <w:pPr>
              <w:spacing w:line="100" w:lineRule="atLeast"/>
              <w:jc w:val="center"/>
              <w:rPr>
                <w:rFonts w:ascii="Cambria" w:hAnsi="Cambria"/>
                <w:sz w:val="22"/>
                <w:szCs w:val="22"/>
              </w:rPr>
            </w:pPr>
            <w:r w:rsidRPr="003D6DF1">
              <w:rPr>
                <w:sz w:val="22"/>
              </w:rPr>
              <w:t>Funcionalidade</w:t>
            </w:r>
          </w:p>
        </w:tc>
        <w:tc>
          <w:tcPr>
            <w:tcW w:w="1315" w:type="dxa"/>
            <w:shd w:val="clear" w:color="auto" w:fill="DEEAF6"/>
            <w:vAlign w:val="center"/>
          </w:tcPr>
          <w:p w14:paraId="25552CD9" w14:textId="2C080D4E" w:rsidR="003D6DF1" w:rsidRPr="003D6DF1" w:rsidRDefault="003D6DF1" w:rsidP="003D6DF1">
            <w:pPr>
              <w:spacing w:line="100" w:lineRule="atLeast"/>
              <w:jc w:val="center"/>
              <w:rPr>
                <w:rFonts w:ascii="Cambria" w:hAnsi="Cambria"/>
                <w:sz w:val="22"/>
                <w:szCs w:val="22"/>
              </w:rPr>
            </w:pPr>
            <w:r w:rsidRPr="003D6DF1">
              <w:rPr>
                <w:sz w:val="22"/>
              </w:rPr>
              <w:t>Média</w:t>
            </w:r>
          </w:p>
        </w:tc>
      </w:tr>
      <w:tr w:rsidR="003D6DF1" w14:paraId="331851D0" w14:textId="77777777" w:rsidTr="003D6DF1">
        <w:tc>
          <w:tcPr>
            <w:tcW w:w="989" w:type="dxa"/>
            <w:shd w:val="clear" w:color="auto" w:fill="DEEAF6"/>
            <w:vAlign w:val="center"/>
          </w:tcPr>
          <w:p w14:paraId="372278E5" w14:textId="69A40D5C" w:rsidR="003D6DF1" w:rsidRPr="00CE5471" w:rsidRDefault="009D6CC3" w:rsidP="003D6DF1">
            <w:pPr>
              <w:spacing w:line="100" w:lineRule="atLeast"/>
              <w:rPr>
                <w:rFonts w:ascii="Cambria" w:hAnsi="Cambria"/>
                <w:b/>
                <w:color w:val="auto"/>
                <w:sz w:val="22"/>
                <w:szCs w:val="22"/>
              </w:rPr>
            </w:pPr>
            <w:r>
              <w:rPr>
                <w:b/>
                <w:bCs/>
                <w:color w:val="365F91"/>
              </w:rPr>
              <w:t>RNF03</w:t>
            </w:r>
          </w:p>
        </w:tc>
        <w:tc>
          <w:tcPr>
            <w:tcW w:w="4206" w:type="dxa"/>
            <w:shd w:val="clear" w:color="auto" w:fill="DEEAF6"/>
            <w:vAlign w:val="center"/>
          </w:tcPr>
          <w:p w14:paraId="4084B58B" w14:textId="74F30BD6" w:rsidR="003D6DF1" w:rsidRPr="003D6DF1" w:rsidRDefault="003D6DF1" w:rsidP="003D6DF1">
            <w:pPr>
              <w:spacing w:line="100" w:lineRule="atLeast"/>
              <w:rPr>
                <w:rFonts w:ascii="Cambria" w:hAnsi="Cambria"/>
                <w:sz w:val="22"/>
                <w:szCs w:val="22"/>
              </w:rPr>
            </w:pPr>
            <w:r w:rsidRPr="003D6DF1">
              <w:rPr>
                <w:sz w:val="22"/>
              </w:rPr>
              <w:t>O tempo para a realização das funções de consulta ao aluno deve ser inferior a cinco segundos, a partir da correta entrada de dados</w:t>
            </w:r>
          </w:p>
        </w:tc>
        <w:tc>
          <w:tcPr>
            <w:tcW w:w="1927" w:type="dxa"/>
            <w:shd w:val="clear" w:color="auto" w:fill="DEEAF6"/>
            <w:vAlign w:val="center"/>
          </w:tcPr>
          <w:p w14:paraId="3E3572DB" w14:textId="2B19FCF1" w:rsidR="003D6DF1" w:rsidRPr="003D6DF1" w:rsidRDefault="003D6DF1" w:rsidP="003D6DF1">
            <w:pPr>
              <w:spacing w:line="100" w:lineRule="atLeast"/>
              <w:ind w:hanging="10"/>
              <w:jc w:val="center"/>
              <w:rPr>
                <w:rFonts w:ascii="Cambria" w:hAnsi="Cambria"/>
                <w:sz w:val="22"/>
                <w:szCs w:val="22"/>
              </w:rPr>
            </w:pPr>
            <w:r w:rsidRPr="003D6DF1">
              <w:rPr>
                <w:sz w:val="22"/>
              </w:rPr>
              <w:t>Eficiência em relação ao tempo</w:t>
            </w:r>
          </w:p>
        </w:tc>
        <w:tc>
          <w:tcPr>
            <w:tcW w:w="1628" w:type="dxa"/>
            <w:shd w:val="clear" w:color="auto" w:fill="DEEAF6"/>
            <w:vAlign w:val="center"/>
          </w:tcPr>
          <w:p w14:paraId="238421D6" w14:textId="1F0973A8" w:rsidR="003D6DF1" w:rsidRPr="003D6DF1" w:rsidRDefault="003D6DF1" w:rsidP="003D6DF1">
            <w:pPr>
              <w:spacing w:line="100" w:lineRule="atLeast"/>
              <w:jc w:val="center"/>
              <w:rPr>
                <w:rFonts w:ascii="Cambria" w:hAnsi="Cambria"/>
                <w:sz w:val="22"/>
                <w:szCs w:val="22"/>
              </w:rPr>
            </w:pPr>
            <w:r w:rsidRPr="003D6DF1">
              <w:rPr>
                <w:sz w:val="22"/>
              </w:rPr>
              <w:t>Funcionalidade</w:t>
            </w:r>
          </w:p>
        </w:tc>
        <w:tc>
          <w:tcPr>
            <w:tcW w:w="1315" w:type="dxa"/>
            <w:shd w:val="clear" w:color="auto" w:fill="DEEAF6"/>
            <w:vAlign w:val="center"/>
          </w:tcPr>
          <w:p w14:paraId="1F12E643" w14:textId="48A6C028" w:rsidR="003D6DF1" w:rsidRPr="003D6DF1" w:rsidRDefault="003D6DF1" w:rsidP="003D6DF1">
            <w:pPr>
              <w:spacing w:line="100" w:lineRule="atLeast"/>
              <w:jc w:val="center"/>
              <w:rPr>
                <w:rFonts w:ascii="Cambria" w:hAnsi="Cambria"/>
                <w:sz w:val="22"/>
                <w:szCs w:val="22"/>
              </w:rPr>
            </w:pPr>
            <w:r w:rsidRPr="003D6DF1">
              <w:rPr>
                <w:sz w:val="22"/>
              </w:rPr>
              <w:t>Alta</w:t>
            </w:r>
          </w:p>
        </w:tc>
      </w:tr>
      <w:tr w:rsidR="003D6DF1" w14:paraId="4CDD4C03" w14:textId="77777777" w:rsidTr="003D6DF1">
        <w:tc>
          <w:tcPr>
            <w:tcW w:w="989" w:type="dxa"/>
            <w:shd w:val="clear" w:color="auto" w:fill="DEEAF6"/>
            <w:vAlign w:val="center"/>
          </w:tcPr>
          <w:p w14:paraId="47075840" w14:textId="41FB956D" w:rsidR="003D6DF1" w:rsidRPr="00CE5471" w:rsidRDefault="009D6CC3" w:rsidP="003D6DF1">
            <w:pPr>
              <w:spacing w:line="100" w:lineRule="atLeast"/>
              <w:rPr>
                <w:rFonts w:ascii="Cambria" w:hAnsi="Cambria"/>
                <w:b/>
                <w:color w:val="auto"/>
                <w:sz w:val="22"/>
                <w:szCs w:val="22"/>
              </w:rPr>
            </w:pPr>
            <w:r>
              <w:rPr>
                <w:b/>
                <w:bCs/>
                <w:color w:val="365F91"/>
              </w:rPr>
              <w:t>RNF04</w:t>
            </w:r>
          </w:p>
        </w:tc>
        <w:tc>
          <w:tcPr>
            <w:tcW w:w="4206" w:type="dxa"/>
            <w:shd w:val="clear" w:color="auto" w:fill="auto"/>
            <w:vAlign w:val="center"/>
          </w:tcPr>
          <w:p w14:paraId="7FD17839" w14:textId="582DBD52" w:rsidR="003D6DF1" w:rsidRPr="003D6DF1" w:rsidRDefault="003D6DF1" w:rsidP="003D6DF1">
            <w:pPr>
              <w:spacing w:line="100" w:lineRule="atLeast"/>
              <w:ind w:hanging="10"/>
              <w:rPr>
                <w:rFonts w:ascii="Cambria" w:hAnsi="Cambria"/>
                <w:sz w:val="22"/>
                <w:szCs w:val="22"/>
              </w:rPr>
            </w:pPr>
            <w:r w:rsidRPr="003D6DF1">
              <w:rPr>
                <w:sz w:val="22"/>
              </w:rPr>
              <w:t>O sistema deve estar integrado a um sistema de correio eletrônico de modo que sejam enviados e-mails aos alunos convocados</w:t>
            </w:r>
          </w:p>
        </w:tc>
        <w:tc>
          <w:tcPr>
            <w:tcW w:w="1927" w:type="dxa"/>
            <w:shd w:val="clear" w:color="auto" w:fill="DEEAF6"/>
            <w:vAlign w:val="center"/>
          </w:tcPr>
          <w:p w14:paraId="21FE0EE8" w14:textId="6DC4D0F9" w:rsidR="003D6DF1" w:rsidRPr="003D6DF1" w:rsidRDefault="003D6DF1" w:rsidP="003D6DF1">
            <w:pPr>
              <w:spacing w:line="100" w:lineRule="atLeast"/>
              <w:ind w:hanging="10"/>
              <w:jc w:val="center"/>
              <w:rPr>
                <w:rFonts w:ascii="Cambria" w:hAnsi="Cambria"/>
                <w:sz w:val="22"/>
                <w:szCs w:val="22"/>
              </w:rPr>
            </w:pPr>
            <w:r w:rsidRPr="003D6DF1">
              <w:rPr>
                <w:sz w:val="22"/>
              </w:rPr>
              <w:t>Interoperabilidade</w:t>
            </w:r>
          </w:p>
        </w:tc>
        <w:tc>
          <w:tcPr>
            <w:tcW w:w="1628" w:type="dxa"/>
            <w:shd w:val="clear" w:color="auto" w:fill="auto"/>
            <w:vAlign w:val="center"/>
          </w:tcPr>
          <w:p w14:paraId="2A8E98D9" w14:textId="3291C6A9" w:rsidR="003D6DF1" w:rsidRPr="003D6DF1" w:rsidRDefault="003D6DF1" w:rsidP="003D6DF1">
            <w:pPr>
              <w:spacing w:line="100" w:lineRule="atLeast"/>
              <w:jc w:val="center"/>
              <w:rPr>
                <w:rFonts w:ascii="Cambria" w:hAnsi="Cambria"/>
                <w:sz w:val="22"/>
                <w:szCs w:val="22"/>
              </w:rPr>
            </w:pPr>
            <w:r w:rsidRPr="003D6DF1">
              <w:rPr>
                <w:sz w:val="22"/>
              </w:rPr>
              <w:t>Funcionalidade</w:t>
            </w:r>
          </w:p>
        </w:tc>
        <w:tc>
          <w:tcPr>
            <w:tcW w:w="1315" w:type="dxa"/>
            <w:shd w:val="clear" w:color="auto" w:fill="DEEAF6"/>
            <w:vAlign w:val="center"/>
          </w:tcPr>
          <w:p w14:paraId="3B8A8A02" w14:textId="1D7F11F2" w:rsidR="003D6DF1" w:rsidRPr="003D6DF1" w:rsidRDefault="003D6DF1" w:rsidP="003D6DF1">
            <w:pPr>
              <w:spacing w:line="100" w:lineRule="atLeast"/>
              <w:jc w:val="center"/>
              <w:rPr>
                <w:rFonts w:ascii="Cambria" w:hAnsi="Cambria"/>
                <w:sz w:val="22"/>
                <w:szCs w:val="22"/>
              </w:rPr>
            </w:pPr>
            <w:r w:rsidRPr="003D6DF1">
              <w:rPr>
                <w:sz w:val="22"/>
              </w:rPr>
              <w:t>Média</w:t>
            </w:r>
          </w:p>
        </w:tc>
      </w:tr>
      <w:tr w:rsidR="003D6DF1" w14:paraId="505A9DAE" w14:textId="77777777" w:rsidTr="003D6DF1">
        <w:tc>
          <w:tcPr>
            <w:tcW w:w="989" w:type="dxa"/>
            <w:shd w:val="clear" w:color="auto" w:fill="DEEAF6"/>
            <w:vAlign w:val="center"/>
          </w:tcPr>
          <w:p w14:paraId="6E01BB28" w14:textId="38871CC9" w:rsidR="003D6DF1" w:rsidRPr="00CE5471" w:rsidRDefault="009D6CC3" w:rsidP="003D6DF1">
            <w:pPr>
              <w:spacing w:line="100" w:lineRule="atLeast"/>
              <w:rPr>
                <w:rFonts w:ascii="Cambria" w:hAnsi="Cambria"/>
                <w:b/>
                <w:bCs/>
                <w:color w:val="auto"/>
                <w:sz w:val="22"/>
                <w:szCs w:val="22"/>
              </w:rPr>
            </w:pPr>
            <w:r>
              <w:rPr>
                <w:b/>
                <w:bCs/>
                <w:color w:val="365F91"/>
              </w:rPr>
              <w:t>RNF05</w:t>
            </w:r>
          </w:p>
        </w:tc>
        <w:tc>
          <w:tcPr>
            <w:tcW w:w="4206" w:type="dxa"/>
            <w:shd w:val="clear" w:color="auto" w:fill="auto"/>
            <w:vAlign w:val="center"/>
          </w:tcPr>
          <w:p w14:paraId="5375E4AB" w14:textId="6964F08A" w:rsidR="003D6DF1" w:rsidRPr="003D6DF1" w:rsidRDefault="003D6DF1" w:rsidP="003D6DF1">
            <w:pPr>
              <w:spacing w:line="100" w:lineRule="atLeast"/>
              <w:ind w:hanging="10"/>
              <w:rPr>
                <w:rFonts w:ascii="Cambria" w:hAnsi="Cambria"/>
                <w:sz w:val="22"/>
                <w:szCs w:val="22"/>
              </w:rPr>
            </w:pPr>
            <w:r w:rsidRPr="003D6DF1">
              <w:rPr>
                <w:sz w:val="22"/>
              </w:rPr>
              <w:t>A persistência das informações deve ser implementada em um Sistema de Banco de Dados Relacional (SGBDR) livre</w:t>
            </w:r>
          </w:p>
        </w:tc>
        <w:tc>
          <w:tcPr>
            <w:tcW w:w="1927" w:type="dxa"/>
            <w:shd w:val="clear" w:color="auto" w:fill="DEEAF6"/>
            <w:vAlign w:val="center"/>
          </w:tcPr>
          <w:p w14:paraId="6CD246C4" w14:textId="357F1F25" w:rsidR="003D6DF1" w:rsidRPr="003D6DF1" w:rsidRDefault="009D6CC3" w:rsidP="003D6DF1">
            <w:pPr>
              <w:spacing w:line="100" w:lineRule="atLeast"/>
              <w:ind w:hanging="10"/>
              <w:jc w:val="center"/>
              <w:rPr>
                <w:rFonts w:ascii="Cambria" w:hAnsi="Cambria"/>
                <w:sz w:val="22"/>
                <w:szCs w:val="22"/>
              </w:rPr>
            </w:pPr>
            <w:r>
              <w:rPr>
                <w:sz w:val="22"/>
              </w:rPr>
              <w:t>Interoperabilidade</w:t>
            </w:r>
          </w:p>
        </w:tc>
        <w:tc>
          <w:tcPr>
            <w:tcW w:w="1628" w:type="dxa"/>
            <w:shd w:val="clear" w:color="auto" w:fill="auto"/>
            <w:vAlign w:val="center"/>
          </w:tcPr>
          <w:p w14:paraId="59F1B474" w14:textId="48A65CED" w:rsidR="003D6DF1" w:rsidRPr="003D6DF1" w:rsidRDefault="003D6DF1" w:rsidP="003D6DF1">
            <w:pPr>
              <w:spacing w:line="100" w:lineRule="atLeast"/>
              <w:jc w:val="center"/>
              <w:rPr>
                <w:rFonts w:ascii="Cambria" w:hAnsi="Cambria"/>
                <w:sz w:val="22"/>
                <w:szCs w:val="22"/>
              </w:rPr>
            </w:pPr>
            <w:r w:rsidRPr="003D6DF1">
              <w:rPr>
                <w:sz w:val="22"/>
              </w:rPr>
              <w:t>Sistema</w:t>
            </w:r>
          </w:p>
        </w:tc>
        <w:tc>
          <w:tcPr>
            <w:tcW w:w="1315" w:type="dxa"/>
            <w:shd w:val="clear" w:color="auto" w:fill="DEEAF6"/>
            <w:vAlign w:val="center"/>
          </w:tcPr>
          <w:p w14:paraId="28A4ABAC" w14:textId="3147D327" w:rsidR="003D6DF1" w:rsidRPr="003D6DF1" w:rsidRDefault="003D6DF1" w:rsidP="003D6DF1">
            <w:pPr>
              <w:spacing w:line="100" w:lineRule="atLeast"/>
              <w:jc w:val="center"/>
              <w:rPr>
                <w:rFonts w:ascii="Cambria" w:hAnsi="Cambria"/>
                <w:sz w:val="22"/>
                <w:szCs w:val="22"/>
              </w:rPr>
            </w:pPr>
            <w:r w:rsidRPr="003D6DF1">
              <w:rPr>
                <w:sz w:val="22"/>
              </w:rPr>
              <w:t>Média</w:t>
            </w:r>
          </w:p>
        </w:tc>
      </w:tr>
    </w:tbl>
    <w:p w14:paraId="60B9EE66" w14:textId="38C88F37" w:rsidR="001648F9" w:rsidRPr="000D7E13" w:rsidRDefault="003D6DF1">
      <w:pPr>
        <w:pStyle w:val="Ttulo1"/>
        <w:numPr>
          <w:ilvl w:val="0"/>
          <w:numId w:val="2"/>
        </w:numPr>
        <w:ind w:left="0" w:firstLine="0"/>
        <w:rPr>
          <w:b/>
          <w:color w:val="auto"/>
          <w:sz w:val="32"/>
          <w:szCs w:val="24"/>
        </w:rPr>
      </w:pPr>
      <w:bookmarkStart w:id="134" w:name="_Toc388292727"/>
      <w:bookmarkStart w:id="135" w:name="_Toc421361432"/>
      <w:bookmarkStart w:id="136" w:name="_Toc499593652"/>
      <w:bookmarkEnd w:id="134"/>
      <w:bookmarkEnd w:id="135"/>
      <w:r>
        <w:rPr>
          <w:b/>
          <w:color w:val="auto"/>
          <w:sz w:val="24"/>
        </w:rPr>
        <w:lastRenderedPageBreak/>
        <w:t xml:space="preserve">Protótipos de </w:t>
      </w:r>
      <w:r w:rsidR="00830317" w:rsidRPr="000D7E13">
        <w:rPr>
          <w:b/>
          <w:color w:val="auto"/>
          <w:sz w:val="24"/>
        </w:rPr>
        <w:t>Interfaces do</w:t>
      </w:r>
      <w:r>
        <w:rPr>
          <w:b/>
          <w:color w:val="auto"/>
          <w:sz w:val="24"/>
        </w:rPr>
        <w:t>s</w:t>
      </w:r>
      <w:r w:rsidR="00830317" w:rsidRPr="000D7E13">
        <w:rPr>
          <w:b/>
          <w:color w:val="auto"/>
          <w:sz w:val="24"/>
        </w:rPr>
        <w:t xml:space="preserve"> Usuário</w:t>
      </w:r>
      <w:r>
        <w:rPr>
          <w:b/>
          <w:color w:val="auto"/>
          <w:sz w:val="24"/>
        </w:rPr>
        <w:t>s</w:t>
      </w:r>
      <w:bookmarkEnd w:id="136"/>
    </w:p>
    <w:p w14:paraId="2E3F538C" w14:textId="279CC4A1" w:rsidR="00562E54" w:rsidRDefault="00DA1589" w:rsidP="00567E35">
      <w:pPr>
        <w:pStyle w:val="Ttulo2"/>
        <w:numPr>
          <w:ilvl w:val="1"/>
          <w:numId w:val="2"/>
        </w:numPr>
        <w:ind w:left="0" w:firstLine="0"/>
        <w:rPr>
          <w:b/>
          <w:i w:val="0"/>
        </w:rPr>
      </w:pPr>
      <w:bookmarkStart w:id="137" w:name="_4.1_(PT01)_Protótipo"/>
      <w:bookmarkStart w:id="138" w:name="_Toc421361433"/>
      <w:bookmarkStart w:id="139" w:name="_Toc388292728"/>
      <w:bookmarkStart w:id="140" w:name="_Toc499593653"/>
      <w:bookmarkEnd w:id="137"/>
      <w:r>
        <w:rPr>
          <w:b/>
          <w:i w:val="0"/>
        </w:rPr>
        <w:t xml:space="preserve">(PT01) </w:t>
      </w:r>
      <w:r w:rsidR="002F1535" w:rsidRPr="00773871">
        <w:rPr>
          <w:b/>
          <w:i w:val="0"/>
        </w:rPr>
        <w:t xml:space="preserve">Protótipo de </w:t>
      </w:r>
      <w:r w:rsidR="00830317" w:rsidRPr="00773871">
        <w:rPr>
          <w:b/>
          <w:i w:val="0"/>
        </w:rPr>
        <w:t xml:space="preserve">Tela </w:t>
      </w:r>
      <w:bookmarkEnd w:id="138"/>
      <w:bookmarkEnd w:id="139"/>
      <w:r w:rsidR="00773871" w:rsidRPr="00773871">
        <w:rPr>
          <w:b/>
          <w:i w:val="0"/>
        </w:rPr>
        <w:t xml:space="preserve">Inicial do Administrador </w:t>
      </w:r>
      <w:r w:rsidR="00CC51D1">
        <w:rPr>
          <w:b/>
          <w:i w:val="0"/>
        </w:rPr>
        <w:t xml:space="preserve">Geral </w:t>
      </w:r>
      <w:r w:rsidR="00773871" w:rsidRPr="00773871">
        <w:rPr>
          <w:b/>
          <w:i w:val="0"/>
        </w:rPr>
        <w:t>do Sistema</w:t>
      </w:r>
      <w:bookmarkEnd w:id="140"/>
    </w:p>
    <w:p w14:paraId="44301514" w14:textId="2E7417F7" w:rsidR="00562E54" w:rsidRDefault="00562E54" w:rsidP="00562E54">
      <w:pPr>
        <w:pStyle w:val="Ttulo2"/>
        <w:rPr>
          <w:b/>
          <w:i w:val="0"/>
        </w:rPr>
      </w:pPr>
      <w:bookmarkStart w:id="141" w:name="_Toc499593654"/>
      <w:r>
        <w:rPr>
          <w:b/>
          <w:i w:val="0"/>
          <w:noProof/>
          <w:lang w:eastAsia="pt-BR"/>
        </w:rPr>
        <w:drawing>
          <wp:inline distT="0" distB="0" distL="0" distR="0" wp14:anchorId="36C81F05" wp14:editId="365AD6D0">
            <wp:extent cx="5417185" cy="3484880"/>
            <wp:effectExtent l="0" t="0" r="0" b="0"/>
            <wp:docPr id="2" name="Imagem 2" descr="Tela Inicial do Administrador do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a Inicial do Administrador do Sist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7185" cy="3484880"/>
                    </a:xfrm>
                    <a:prstGeom prst="rect">
                      <a:avLst/>
                    </a:prstGeom>
                    <a:noFill/>
                    <a:ln>
                      <a:noFill/>
                    </a:ln>
                  </pic:spPr>
                </pic:pic>
              </a:graphicData>
            </a:graphic>
          </wp:inline>
        </w:drawing>
      </w:r>
      <w:bookmarkEnd w:id="141"/>
    </w:p>
    <w:p w14:paraId="121EC174" w14:textId="014B3C5B" w:rsidR="00562E54" w:rsidRDefault="00562E54" w:rsidP="00567E35">
      <w:pPr>
        <w:pStyle w:val="Ttulo2"/>
        <w:numPr>
          <w:ilvl w:val="1"/>
          <w:numId w:val="2"/>
        </w:numPr>
        <w:ind w:left="0" w:firstLine="0"/>
        <w:rPr>
          <w:b/>
          <w:i w:val="0"/>
        </w:rPr>
      </w:pPr>
      <w:bookmarkStart w:id="142" w:name="_Toc499593655"/>
      <w:r w:rsidRPr="00567E35">
        <w:rPr>
          <w:b/>
          <w:i w:val="0"/>
        </w:rPr>
        <w:t>(PT02) Protótipo de Tela Gerenciar CADDs</w:t>
      </w:r>
      <w:bookmarkEnd w:id="142"/>
    </w:p>
    <w:p w14:paraId="3E570F21" w14:textId="329D1429" w:rsidR="00562E54" w:rsidRDefault="00562E54" w:rsidP="00562E54">
      <w:pPr>
        <w:pStyle w:val="Ttulo2"/>
        <w:rPr>
          <w:b/>
          <w:i w:val="0"/>
        </w:rPr>
      </w:pPr>
      <w:bookmarkStart w:id="143" w:name="_Toc499142154"/>
      <w:bookmarkStart w:id="144" w:name="_Toc499593656"/>
      <w:r>
        <w:rPr>
          <w:b/>
          <w:i w:val="0"/>
          <w:noProof/>
          <w:lang w:eastAsia="pt-BR"/>
        </w:rPr>
        <w:drawing>
          <wp:inline distT="0" distB="0" distL="0" distR="0" wp14:anchorId="4434B6CC" wp14:editId="35558E25">
            <wp:extent cx="5452110" cy="3502025"/>
            <wp:effectExtent l="0" t="0" r="0" b="0"/>
            <wp:docPr id="3" name="Imagem 3" descr="Gerenciar CAD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enciar CAD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2110" cy="3502025"/>
                    </a:xfrm>
                    <a:prstGeom prst="rect">
                      <a:avLst/>
                    </a:prstGeom>
                    <a:noFill/>
                    <a:ln>
                      <a:noFill/>
                    </a:ln>
                  </pic:spPr>
                </pic:pic>
              </a:graphicData>
            </a:graphic>
          </wp:inline>
        </w:drawing>
      </w:r>
      <w:bookmarkEnd w:id="143"/>
      <w:bookmarkEnd w:id="144"/>
    </w:p>
    <w:p w14:paraId="4F1B2F8D" w14:textId="3577CEC1" w:rsidR="00562E54" w:rsidRDefault="00562E54" w:rsidP="00562E54">
      <w:pPr>
        <w:pStyle w:val="Ttulo2"/>
        <w:rPr>
          <w:b/>
          <w:i w:val="0"/>
        </w:rPr>
      </w:pPr>
    </w:p>
    <w:p w14:paraId="50439821" w14:textId="58FC63F8" w:rsidR="00562E54" w:rsidRDefault="00562E54" w:rsidP="00562E54">
      <w:pPr>
        <w:pStyle w:val="Ttulo2"/>
        <w:rPr>
          <w:b/>
          <w:i w:val="0"/>
        </w:rPr>
      </w:pPr>
    </w:p>
    <w:p w14:paraId="65941741" w14:textId="77777777" w:rsidR="00562E54" w:rsidRDefault="00562E54" w:rsidP="00562E54">
      <w:pPr>
        <w:pStyle w:val="Ttulo2"/>
        <w:rPr>
          <w:b/>
          <w:i w:val="0"/>
        </w:rPr>
      </w:pPr>
    </w:p>
    <w:p w14:paraId="7861C42F" w14:textId="31316575" w:rsidR="00562E54" w:rsidRDefault="00562E54" w:rsidP="00567E35">
      <w:pPr>
        <w:pStyle w:val="Ttulo2"/>
        <w:numPr>
          <w:ilvl w:val="1"/>
          <w:numId w:val="2"/>
        </w:numPr>
        <w:ind w:left="0" w:firstLine="0"/>
        <w:rPr>
          <w:b/>
          <w:i w:val="0"/>
        </w:rPr>
      </w:pPr>
      <w:bookmarkStart w:id="145" w:name="_Toc499593657"/>
      <w:r w:rsidRPr="00562E54">
        <w:rPr>
          <w:b/>
          <w:i w:val="0"/>
        </w:rPr>
        <w:lastRenderedPageBreak/>
        <w:t>(PT03) Protótipo de Tela Criar CADD</w:t>
      </w:r>
      <w:bookmarkEnd w:id="145"/>
    </w:p>
    <w:p w14:paraId="4F0E0ED9" w14:textId="2F41C750" w:rsidR="00562E54" w:rsidRDefault="00562E54" w:rsidP="00562E54">
      <w:pPr>
        <w:pStyle w:val="Ttulo2"/>
        <w:rPr>
          <w:b/>
          <w:i w:val="0"/>
        </w:rPr>
      </w:pPr>
      <w:bookmarkStart w:id="146" w:name="_Toc499593658"/>
      <w:r>
        <w:rPr>
          <w:b/>
          <w:i w:val="0"/>
          <w:noProof/>
          <w:lang w:eastAsia="pt-BR"/>
        </w:rPr>
        <w:drawing>
          <wp:inline distT="0" distB="0" distL="0" distR="0" wp14:anchorId="09880D13" wp14:editId="436A508B">
            <wp:extent cx="5605858" cy="360553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iar CADD"/>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05858" cy="3605530"/>
                    </a:xfrm>
                    <a:prstGeom prst="rect">
                      <a:avLst/>
                    </a:prstGeom>
                    <a:noFill/>
                    <a:ln>
                      <a:noFill/>
                    </a:ln>
                  </pic:spPr>
                </pic:pic>
              </a:graphicData>
            </a:graphic>
          </wp:inline>
        </w:drawing>
      </w:r>
      <w:bookmarkEnd w:id="146"/>
    </w:p>
    <w:p w14:paraId="11E756A1" w14:textId="29165081" w:rsidR="00562E54" w:rsidRDefault="00562E54" w:rsidP="00567E35">
      <w:pPr>
        <w:pStyle w:val="Ttulo2"/>
        <w:numPr>
          <w:ilvl w:val="1"/>
          <w:numId w:val="2"/>
        </w:numPr>
        <w:ind w:left="0" w:firstLine="0"/>
        <w:rPr>
          <w:b/>
          <w:i w:val="0"/>
        </w:rPr>
      </w:pPr>
      <w:bookmarkStart w:id="147" w:name="_Toc499593659"/>
      <w:r>
        <w:rPr>
          <w:b/>
          <w:i w:val="0"/>
        </w:rPr>
        <w:t>(PT04) P</w:t>
      </w:r>
      <w:r w:rsidRPr="00773871">
        <w:rPr>
          <w:b/>
          <w:i w:val="0"/>
        </w:rPr>
        <w:t>rotótipo</w:t>
      </w:r>
      <w:r>
        <w:rPr>
          <w:b/>
          <w:i w:val="0"/>
        </w:rPr>
        <w:t xml:space="preserve"> de Tela </w:t>
      </w:r>
      <w:r w:rsidRPr="004B58AC">
        <w:rPr>
          <w:b/>
          <w:i w:val="0"/>
        </w:rPr>
        <w:t>Visualizar CADD</w:t>
      </w:r>
      <w:bookmarkEnd w:id="147"/>
    </w:p>
    <w:p w14:paraId="581B2826" w14:textId="6878261D" w:rsidR="00562E54" w:rsidRDefault="003866CC" w:rsidP="00562E54">
      <w:pPr>
        <w:pStyle w:val="Ttulo2"/>
        <w:rPr>
          <w:b/>
          <w:i w:val="0"/>
        </w:rPr>
      </w:pPr>
      <w:bookmarkStart w:id="148" w:name="_Toc499142158"/>
      <w:bookmarkStart w:id="149" w:name="_Toc499593660"/>
      <w:r>
        <w:rPr>
          <w:b/>
          <w:i w:val="0"/>
          <w:noProof/>
          <w:lang w:eastAsia="pt-BR"/>
        </w:rPr>
        <w:drawing>
          <wp:inline distT="0" distB="0" distL="0" distR="0" wp14:anchorId="553EC241" wp14:editId="63AF1C8A">
            <wp:extent cx="5676265" cy="3657600"/>
            <wp:effectExtent l="0" t="0" r="0" b="0"/>
            <wp:docPr id="5" name="Imagem 5" descr="Visualizar C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izar CAD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265" cy="3657600"/>
                    </a:xfrm>
                    <a:prstGeom prst="rect">
                      <a:avLst/>
                    </a:prstGeom>
                    <a:noFill/>
                    <a:ln>
                      <a:noFill/>
                    </a:ln>
                  </pic:spPr>
                </pic:pic>
              </a:graphicData>
            </a:graphic>
          </wp:inline>
        </w:drawing>
      </w:r>
      <w:bookmarkEnd w:id="148"/>
      <w:bookmarkEnd w:id="149"/>
    </w:p>
    <w:p w14:paraId="645B088A" w14:textId="58985823" w:rsidR="003866CC" w:rsidRDefault="003866CC" w:rsidP="00562E54">
      <w:pPr>
        <w:pStyle w:val="Ttulo2"/>
        <w:rPr>
          <w:b/>
          <w:i w:val="0"/>
        </w:rPr>
      </w:pPr>
    </w:p>
    <w:p w14:paraId="677A253B" w14:textId="13EE7E27" w:rsidR="003866CC" w:rsidRDefault="003866CC" w:rsidP="00562E54">
      <w:pPr>
        <w:pStyle w:val="Ttulo2"/>
        <w:rPr>
          <w:b/>
          <w:i w:val="0"/>
        </w:rPr>
      </w:pPr>
    </w:p>
    <w:p w14:paraId="3F6A5CF5" w14:textId="77777777" w:rsidR="003866CC" w:rsidRDefault="003866CC" w:rsidP="00562E54">
      <w:pPr>
        <w:pStyle w:val="Ttulo2"/>
        <w:rPr>
          <w:b/>
          <w:i w:val="0"/>
        </w:rPr>
      </w:pPr>
    </w:p>
    <w:p w14:paraId="35CF5399" w14:textId="33A793EB" w:rsidR="00562E54" w:rsidRDefault="003866CC" w:rsidP="00567E35">
      <w:pPr>
        <w:pStyle w:val="Ttulo2"/>
        <w:numPr>
          <w:ilvl w:val="1"/>
          <w:numId w:val="2"/>
        </w:numPr>
        <w:ind w:left="0" w:firstLine="0"/>
        <w:rPr>
          <w:b/>
          <w:i w:val="0"/>
        </w:rPr>
      </w:pPr>
      <w:bookmarkStart w:id="150" w:name="_Toc499593661"/>
      <w:r>
        <w:rPr>
          <w:b/>
          <w:i w:val="0"/>
        </w:rPr>
        <w:lastRenderedPageBreak/>
        <w:t>(PT05) P</w:t>
      </w:r>
      <w:r w:rsidRPr="00773871">
        <w:rPr>
          <w:b/>
          <w:i w:val="0"/>
        </w:rPr>
        <w:t>rotótipo</w:t>
      </w:r>
      <w:r>
        <w:rPr>
          <w:b/>
          <w:i w:val="0"/>
        </w:rPr>
        <w:t xml:space="preserve"> de Tela Editar </w:t>
      </w:r>
      <w:r w:rsidRPr="004B58AC">
        <w:rPr>
          <w:b/>
          <w:i w:val="0"/>
        </w:rPr>
        <w:t>CADD</w:t>
      </w:r>
      <w:bookmarkEnd w:id="150"/>
    </w:p>
    <w:p w14:paraId="3EE262B5" w14:textId="2CB1E71F" w:rsidR="003866CC" w:rsidRDefault="003866CC" w:rsidP="003866CC">
      <w:pPr>
        <w:pStyle w:val="Ttulo2"/>
        <w:rPr>
          <w:b/>
          <w:i w:val="0"/>
        </w:rPr>
      </w:pPr>
      <w:bookmarkStart w:id="151" w:name="_Toc499142160"/>
      <w:bookmarkStart w:id="152" w:name="_Toc499593662"/>
      <w:r>
        <w:rPr>
          <w:b/>
          <w:i w:val="0"/>
          <w:noProof/>
          <w:lang w:eastAsia="pt-BR"/>
        </w:rPr>
        <w:drawing>
          <wp:inline distT="0" distB="0" distL="0" distR="0" wp14:anchorId="3FFC6BAD" wp14:editId="51BB9667">
            <wp:extent cx="5684520" cy="3657600"/>
            <wp:effectExtent l="0" t="0" r="0" b="0"/>
            <wp:docPr id="6" name="Imagem 6" descr="Editar C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ar CA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4520" cy="3657600"/>
                    </a:xfrm>
                    <a:prstGeom prst="rect">
                      <a:avLst/>
                    </a:prstGeom>
                    <a:noFill/>
                    <a:ln>
                      <a:noFill/>
                    </a:ln>
                  </pic:spPr>
                </pic:pic>
              </a:graphicData>
            </a:graphic>
          </wp:inline>
        </w:drawing>
      </w:r>
      <w:bookmarkEnd w:id="151"/>
      <w:bookmarkEnd w:id="152"/>
    </w:p>
    <w:p w14:paraId="04FB7E16" w14:textId="225CA167" w:rsidR="003866CC" w:rsidRDefault="003866CC" w:rsidP="003866CC">
      <w:pPr>
        <w:pStyle w:val="Ttulo2"/>
        <w:numPr>
          <w:ilvl w:val="1"/>
          <w:numId w:val="2"/>
        </w:numPr>
        <w:ind w:left="0" w:firstLine="0"/>
        <w:rPr>
          <w:b/>
          <w:i w:val="0"/>
        </w:rPr>
      </w:pPr>
      <w:bookmarkStart w:id="153" w:name="_Toc499593663"/>
      <w:r>
        <w:rPr>
          <w:b/>
          <w:i w:val="0"/>
        </w:rPr>
        <w:t>(P</w:t>
      </w:r>
      <w:r w:rsidRPr="003866CC">
        <w:rPr>
          <w:b/>
          <w:i w:val="0"/>
        </w:rPr>
        <w:t>T06) Protótipo de Tela Excluir CADD</w:t>
      </w:r>
      <w:bookmarkEnd w:id="153"/>
    </w:p>
    <w:p w14:paraId="56A8A750" w14:textId="59293FE3" w:rsidR="003866CC" w:rsidRDefault="003866CC" w:rsidP="003866CC">
      <w:pPr>
        <w:pStyle w:val="Ttulo2"/>
        <w:rPr>
          <w:b/>
          <w:i w:val="0"/>
        </w:rPr>
      </w:pPr>
      <w:bookmarkStart w:id="154" w:name="_Toc499142162"/>
      <w:bookmarkStart w:id="155" w:name="_Toc499593664"/>
      <w:r>
        <w:rPr>
          <w:b/>
          <w:i w:val="0"/>
          <w:noProof/>
          <w:lang w:eastAsia="pt-BR"/>
        </w:rPr>
        <w:drawing>
          <wp:anchor distT="0" distB="0" distL="114300" distR="114300" simplePos="0" relativeHeight="251658240" behindDoc="0" locked="0" layoutInCell="1" allowOverlap="1" wp14:anchorId="30904905" wp14:editId="5C079021">
            <wp:simplePos x="723900" y="5200650"/>
            <wp:positionH relativeFrom="column">
              <wp:align>left</wp:align>
            </wp:positionH>
            <wp:positionV relativeFrom="paragraph">
              <wp:align>top</wp:align>
            </wp:positionV>
            <wp:extent cx="5684520" cy="3666490"/>
            <wp:effectExtent l="0" t="0" r="0" b="0"/>
            <wp:wrapSquare wrapText="bothSides"/>
            <wp:docPr id="7" name="Imagem 7" descr="Excluir C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cluir CAD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4520" cy="3666490"/>
                    </a:xfrm>
                    <a:prstGeom prst="rect">
                      <a:avLst/>
                    </a:prstGeom>
                    <a:noFill/>
                    <a:ln>
                      <a:noFill/>
                    </a:ln>
                  </pic:spPr>
                </pic:pic>
              </a:graphicData>
            </a:graphic>
          </wp:anchor>
        </w:drawing>
      </w:r>
      <w:bookmarkEnd w:id="154"/>
      <w:bookmarkEnd w:id="155"/>
      <w:r>
        <w:rPr>
          <w:b/>
          <w:i w:val="0"/>
        </w:rPr>
        <w:br w:type="textWrapping" w:clear="all"/>
      </w:r>
    </w:p>
    <w:p w14:paraId="1E84C38E" w14:textId="1346CB05" w:rsidR="003866CC" w:rsidRDefault="003866CC" w:rsidP="003866CC">
      <w:pPr>
        <w:pStyle w:val="Ttulo2"/>
        <w:rPr>
          <w:b/>
          <w:i w:val="0"/>
        </w:rPr>
      </w:pPr>
    </w:p>
    <w:p w14:paraId="1DE74673" w14:textId="77777777" w:rsidR="003866CC" w:rsidRPr="003866CC" w:rsidRDefault="003866CC" w:rsidP="003866CC">
      <w:pPr>
        <w:pStyle w:val="Ttulo2"/>
        <w:rPr>
          <w:b/>
          <w:i w:val="0"/>
        </w:rPr>
      </w:pPr>
    </w:p>
    <w:p w14:paraId="4A460EBB" w14:textId="07D99514" w:rsidR="00562E54" w:rsidRDefault="003866CC" w:rsidP="00567E35">
      <w:pPr>
        <w:pStyle w:val="Ttulo2"/>
        <w:numPr>
          <w:ilvl w:val="1"/>
          <w:numId w:val="2"/>
        </w:numPr>
        <w:ind w:left="0" w:firstLine="0"/>
        <w:rPr>
          <w:b/>
          <w:i w:val="0"/>
        </w:rPr>
      </w:pPr>
      <w:bookmarkStart w:id="156" w:name="_Toc499593665"/>
      <w:r>
        <w:rPr>
          <w:b/>
          <w:i w:val="0"/>
        </w:rPr>
        <w:lastRenderedPageBreak/>
        <w:t>(PT07) P</w:t>
      </w:r>
      <w:r w:rsidRPr="00773871">
        <w:rPr>
          <w:b/>
          <w:i w:val="0"/>
        </w:rPr>
        <w:t>rotótipo</w:t>
      </w:r>
      <w:r>
        <w:rPr>
          <w:b/>
          <w:i w:val="0"/>
        </w:rPr>
        <w:t xml:space="preserve"> de Tela Gerenciar Membros das CADDs</w:t>
      </w:r>
      <w:bookmarkEnd w:id="156"/>
    </w:p>
    <w:p w14:paraId="4138E5E9" w14:textId="3BB2685A" w:rsidR="003866CC" w:rsidRDefault="003866CC" w:rsidP="003866CC">
      <w:pPr>
        <w:pStyle w:val="Ttulo2"/>
        <w:rPr>
          <w:b/>
          <w:i w:val="0"/>
        </w:rPr>
      </w:pPr>
      <w:bookmarkStart w:id="157" w:name="_Toc499142164"/>
      <w:bookmarkStart w:id="158" w:name="_Toc499593666"/>
      <w:r>
        <w:rPr>
          <w:b/>
          <w:i w:val="0"/>
          <w:noProof/>
          <w:lang w:eastAsia="pt-BR"/>
        </w:rPr>
        <w:drawing>
          <wp:inline distT="0" distB="0" distL="0" distR="0" wp14:anchorId="465A1A57" wp14:editId="09B146B0">
            <wp:extent cx="5672208" cy="3648075"/>
            <wp:effectExtent l="0" t="0" r="508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renciar Membros das CADDs.png"/>
                    <pic:cNvPicPr/>
                  </pic:nvPicPr>
                  <pic:blipFill>
                    <a:blip r:embed="rId17">
                      <a:extLst>
                        <a:ext uri="{28A0092B-C50C-407E-A947-70E740481C1C}">
                          <a14:useLocalDpi xmlns:a14="http://schemas.microsoft.com/office/drawing/2010/main" val="0"/>
                        </a:ext>
                      </a:extLst>
                    </a:blip>
                    <a:stretch>
                      <a:fillRect/>
                    </a:stretch>
                  </pic:blipFill>
                  <pic:spPr>
                    <a:xfrm>
                      <a:off x="0" y="0"/>
                      <a:ext cx="5683909" cy="3655600"/>
                    </a:xfrm>
                    <a:prstGeom prst="rect">
                      <a:avLst/>
                    </a:prstGeom>
                  </pic:spPr>
                </pic:pic>
              </a:graphicData>
            </a:graphic>
          </wp:inline>
        </w:drawing>
      </w:r>
      <w:bookmarkEnd w:id="157"/>
      <w:bookmarkEnd w:id="158"/>
    </w:p>
    <w:p w14:paraId="0CA592BD" w14:textId="366046B5" w:rsidR="00562E54" w:rsidRDefault="003866CC" w:rsidP="00567E35">
      <w:pPr>
        <w:pStyle w:val="Ttulo2"/>
        <w:numPr>
          <w:ilvl w:val="1"/>
          <w:numId w:val="2"/>
        </w:numPr>
        <w:ind w:left="0" w:firstLine="0"/>
        <w:rPr>
          <w:b/>
          <w:i w:val="0"/>
        </w:rPr>
      </w:pPr>
      <w:bookmarkStart w:id="159" w:name="_Toc499593667"/>
      <w:r>
        <w:rPr>
          <w:b/>
          <w:i w:val="0"/>
        </w:rPr>
        <w:t>(PT08) P</w:t>
      </w:r>
      <w:r w:rsidRPr="00773871">
        <w:rPr>
          <w:b/>
          <w:i w:val="0"/>
        </w:rPr>
        <w:t>rotótipo</w:t>
      </w:r>
      <w:r>
        <w:rPr>
          <w:b/>
          <w:i w:val="0"/>
        </w:rPr>
        <w:t xml:space="preserve"> de Tela Criar Membro das CADDs</w:t>
      </w:r>
      <w:bookmarkEnd w:id="159"/>
    </w:p>
    <w:p w14:paraId="26857109" w14:textId="7AD4FAB1" w:rsidR="003866CC" w:rsidRDefault="003866CC" w:rsidP="003866CC">
      <w:pPr>
        <w:pStyle w:val="Ttulo2"/>
        <w:tabs>
          <w:tab w:val="left" w:pos="1155"/>
        </w:tabs>
        <w:rPr>
          <w:b/>
          <w:i w:val="0"/>
        </w:rPr>
      </w:pPr>
      <w:bookmarkStart w:id="160" w:name="_Toc499593668"/>
      <w:r>
        <w:rPr>
          <w:b/>
          <w:i w:val="0"/>
          <w:noProof/>
          <w:lang w:eastAsia="pt-BR"/>
        </w:rPr>
        <w:drawing>
          <wp:inline distT="0" distB="0" distL="0" distR="0" wp14:anchorId="442EA137" wp14:editId="4BEB8708">
            <wp:extent cx="5688601" cy="3658748"/>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iar Membro das CADDs.png"/>
                    <pic:cNvPicPr/>
                  </pic:nvPicPr>
                  <pic:blipFill>
                    <a:blip r:embed="rId18">
                      <a:extLst>
                        <a:ext uri="{28A0092B-C50C-407E-A947-70E740481C1C}">
                          <a14:useLocalDpi xmlns:a14="http://schemas.microsoft.com/office/drawing/2010/main" val="0"/>
                        </a:ext>
                      </a:extLst>
                    </a:blip>
                    <a:stretch>
                      <a:fillRect/>
                    </a:stretch>
                  </pic:blipFill>
                  <pic:spPr>
                    <a:xfrm>
                      <a:off x="0" y="0"/>
                      <a:ext cx="5688601" cy="3658748"/>
                    </a:xfrm>
                    <a:prstGeom prst="rect">
                      <a:avLst/>
                    </a:prstGeom>
                  </pic:spPr>
                </pic:pic>
              </a:graphicData>
            </a:graphic>
          </wp:inline>
        </w:drawing>
      </w:r>
      <w:bookmarkEnd w:id="160"/>
      <w:r>
        <w:rPr>
          <w:b/>
          <w:i w:val="0"/>
        </w:rPr>
        <w:tab/>
      </w:r>
    </w:p>
    <w:p w14:paraId="57A2544E" w14:textId="3AD4A8E2" w:rsidR="003866CC" w:rsidRDefault="003866CC" w:rsidP="003866CC">
      <w:pPr>
        <w:pStyle w:val="Ttulo2"/>
        <w:tabs>
          <w:tab w:val="left" w:pos="1155"/>
        </w:tabs>
        <w:rPr>
          <w:b/>
          <w:i w:val="0"/>
        </w:rPr>
      </w:pPr>
    </w:p>
    <w:p w14:paraId="0B5FC1F8" w14:textId="6361E9D6" w:rsidR="003866CC" w:rsidRDefault="003866CC" w:rsidP="003866CC">
      <w:pPr>
        <w:pStyle w:val="Ttulo2"/>
        <w:tabs>
          <w:tab w:val="left" w:pos="1155"/>
        </w:tabs>
        <w:rPr>
          <w:b/>
          <w:i w:val="0"/>
        </w:rPr>
      </w:pPr>
    </w:p>
    <w:p w14:paraId="3E54B12D" w14:textId="77777777" w:rsidR="003866CC" w:rsidRDefault="003866CC" w:rsidP="003866CC">
      <w:pPr>
        <w:pStyle w:val="Ttulo2"/>
        <w:tabs>
          <w:tab w:val="left" w:pos="1155"/>
        </w:tabs>
        <w:rPr>
          <w:b/>
          <w:i w:val="0"/>
        </w:rPr>
      </w:pPr>
    </w:p>
    <w:p w14:paraId="398DB2B1" w14:textId="67F912D0" w:rsidR="00562E54" w:rsidRDefault="003866CC" w:rsidP="00567E35">
      <w:pPr>
        <w:pStyle w:val="Ttulo2"/>
        <w:numPr>
          <w:ilvl w:val="1"/>
          <w:numId w:val="2"/>
        </w:numPr>
        <w:ind w:left="0" w:firstLine="0"/>
        <w:rPr>
          <w:b/>
          <w:i w:val="0"/>
        </w:rPr>
      </w:pPr>
      <w:bookmarkStart w:id="161" w:name="_Toc499593669"/>
      <w:r>
        <w:rPr>
          <w:b/>
          <w:i w:val="0"/>
        </w:rPr>
        <w:lastRenderedPageBreak/>
        <w:t>(PT09) P</w:t>
      </w:r>
      <w:r w:rsidRPr="00773871">
        <w:rPr>
          <w:b/>
          <w:i w:val="0"/>
        </w:rPr>
        <w:t>rotótipo</w:t>
      </w:r>
      <w:r>
        <w:rPr>
          <w:b/>
          <w:i w:val="0"/>
        </w:rPr>
        <w:t xml:space="preserve"> de Tela Visualizar Membro das CADDs</w:t>
      </w:r>
      <w:bookmarkEnd w:id="161"/>
    </w:p>
    <w:p w14:paraId="437696CD" w14:textId="10D1D9CE" w:rsidR="003866CC" w:rsidRDefault="003866CC" w:rsidP="003866CC">
      <w:pPr>
        <w:pStyle w:val="Ttulo2"/>
        <w:rPr>
          <w:b/>
          <w:i w:val="0"/>
        </w:rPr>
      </w:pPr>
      <w:bookmarkStart w:id="162" w:name="_Toc499142168"/>
      <w:bookmarkStart w:id="163" w:name="_Toc499593670"/>
      <w:r>
        <w:rPr>
          <w:b/>
          <w:i w:val="0"/>
          <w:noProof/>
          <w:lang w:eastAsia="pt-BR"/>
        </w:rPr>
        <w:drawing>
          <wp:inline distT="0" distB="0" distL="0" distR="0" wp14:anchorId="5D9D72A0" wp14:editId="7C434634">
            <wp:extent cx="5667375" cy="364496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ar Membro das CADDs.png"/>
                    <pic:cNvPicPr/>
                  </pic:nvPicPr>
                  <pic:blipFill>
                    <a:blip r:embed="rId19">
                      <a:extLst>
                        <a:ext uri="{28A0092B-C50C-407E-A947-70E740481C1C}">
                          <a14:useLocalDpi xmlns:a14="http://schemas.microsoft.com/office/drawing/2010/main" val="0"/>
                        </a:ext>
                      </a:extLst>
                    </a:blip>
                    <a:stretch>
                      <a:fillRect/>
                    </a:stretch>
                  </pic:blipFill>
                  <pic:spPr>
                    <a:xfrm>
                      <a:off x="0" y="0"/>
                      <a:ext cx="5681849" cy="3654275"/>
                    </a:xfrm>
                    <a:prstGeom prst="rect">
                      <a:avLst/>
                    </a:prstGeom>
                  </pic:spPr>
                </pic:pic>
              </a:graphicData>
            </a:graphic>
          </wp:inline>
        </w:drawing>
      </w:r>
      <w:bookmarkEnd w:id="162"/>
      <w:bookmarkEnd w:id="163"/>
    </w:p>
    <w:p w14:paraId="13B9F1DB" w14:textId="1F676149" w:rsidR="00562E54" w:rsidRDefault="003866CC" w:rsidP="00567E35">
      <w:pPr>
        <w:pStyle w:val="Ttulo2"/>
        <w:numPr>
          <w:ilvl w:val="1"/>
          <w:numId w:val="2"/>
        </w:numPr>
        <w:ind w:left="0" w:firstLine="0"/>
        <w:rPr>
          <w:b/>
          <w:i w:val="0"/>
        </w:rPr>
      </w:pPr>
      <w:bookmarkStart w:id="164" w:name="_Toc499593671"/>
      <w:r>
        <w:rPr>
          <w:b/>
          <w:i w:val="0"/>
        </w:rPr>
        <w:t>(PT10) P</w:t>
      </w:r>
      <w:r w:rsidRPr="00773871">
        <w:rPr>
          <w:b/>
          <w:i w:val="0"/>
        </w:rPr>
        <w:t>rotótipo</w:t>
      </w:r>
      <w:r>
        <w:rPr>
          <w:b/>
          <w:i w:val="0"/>
        </w:rPr>
        <w:t xml:space="preserve"> de Tela Editar Membro das CADDs</w:t>
      </w:r>
      <w:bookmarkEnd w:id="164"/>
    </w:p>
    <w:p w14:paraId="398AD999" w14:textId="6911FDE5" w:rsidR="003866CC" w:rsidRDefault="003866CC" w:rsidP="003866CC">
      <w:pPr>
        <w:pStyle w:val="Ttulo2"/>
        <w:rPr>
          <w:b/>
          <w:i w:val="0"/>
        </w:rPr>
      </w:pPr>
      <w:bookmarkStart w:id="165" w:name="_Toc499142170"/>
      <w:bookmarkStart w:id="166" w:name="_Toc499593672"/>
      <w:r>
        <w:rPr>
          <w:b/>
          <w:i w:val="0"/>
          <w:noProof/>
          <w:lang w:eastAsia="pt-BR"/>
        </w:rPr>
        <w:drawing>
          <wp:inline distT="0" distB="0" distL="0" distR="0" wp14:anchorId="301C887D" wp14:editId="51ACF2C2">
            <wp:extent cx="5657398" cy="3638550"/>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ar Membro das CADDs.png"/>
                    <pic:cNvPicPr/>
                  </pic:nvPicPr>
                  <pic:blipFill>
                    <a:blip r:embed="rId20">
                      <a:extLst>
                        <a:ext uri="{28A0092B-C50C-407E-A947-70E740481C1C}">
                          <a14:useLocalDpi xmlns:a14="http://schemas.microsoft.com/office/drawing/2010/main" val="0"/>
                        </a:ext>
                      </a:extLst>
                    </a:blip>
                    <a:stretch>
                      <a:fillRect/>
                    </a:stretch>
                  </pic:blipFill>
                  <pic:spPr>
                    <a:xfrm>
                      <a:off x="0" y="0"/>
                      <a:ext cx="5661903" cy="3641447"/>
                    </a:xfrm>
                    <a:prstGeom prst="rect">
                      <a:avLst/>
                    </a:prstGeom>
                  </pic:spPr>
                </pic:pic>
              </a:graphicData>
            </a:graphic>
          </wp:inline>
        </w:drawing>
      </w:r>
      <w:bookmarkEnd w:id="165"/>
      <w:bookmarkEnd w:id="166"/>
    </w:p>
    <w:p w14:paraId="7246372B" w14:textId="134A5013" w:rsidR="003866CC" w:rsidRDefault="003866CC" w:rsidP="003866CC">
      <w:pPr>
        <w:pStyle w:val="Ttulo2"/>
        <w:rPr>
          <w:b/>
          <w:i w:val="0"/>
        </w:rPr>
      </w:pPr>
    </w:p>
    <w:p w14:paraId="24EE9EED" w14:textId="33637D03" w:rsidR="003866CC" w:rsidRDefault="003866CC" w:rsidP="003866CC">
      <w:pPr>
        <w:pStyle w:val="Ttulo2"/>
        <w:rPr>
          <w:b/>
          <w:i w:val="0"/>
        </w:rPr>
      </w:pPr>
    </w:p>
    <w:p w14:paraId="0ABFA23A" w14:textId="77777777" w:rsidR="003866CC" w:rsidRDefault="003866CC" w:rsidP="003866CC">
      <w:pPr>
        <w:pStyle w:val="Ttulo2"/>
        <w:rPr>
          <w:b/>
          <w:i w:val="0"/>
        </w:rPr>
      </w:pPr>
    </w:p>
    <w:p w14:paraId="6A7C9B2B" w14:textId="527DF4DB" w:rsidR="00562E54" w:rsidRDefault="003866CC" w:rsidP="00567E35">
      <w:pPr>
        <w:pStyle w:val="Ttulo2"/>
        <w:numPr>
          <w:ilvl w:val="1"/>
          <w:numId w:val="2"/>
        </w:numPr>
        <w:ind w:left="0" w:firstLine="0"/>
        <w:rPr>
          <w:b/>
          <w:i w:val="0"/>
        </w:rPr>
      </w:pPr>
      <w:bookmarkStart w:id="167" w:name="_Toc499593673"/>
      <w:r>
        <w:rPr>
          <w:b/>
          <w:i w:val="0"/>
        </w:rPr>
        <w:lastRenderedPageBreak/>
        <w:t>(PT11) P</w:t>
      </w:r>
      <w:r w:rsidRPr="00773871">
        <w:rPr>
          <w:b/>
          <w:i w:val="0"/>
        </w:rPr>
        <w:t>rotótipo</w:t>
      </w:r>
      <w:r>
        <w:rPr>
          <w:b/>
          <w:i w:val="0"/>
        </w:rPr>
        <w:t xml:space="preserve"> de Tela Excluir Membro das CADDs</w:t>
      </w:r>
      <w:bookmarkEnd w:id="167"/>
    </w:p>
    <w:p w14:paraId="0C973479" w14:textId="6F1B0787" w:rsidR="003866CC" w:rsidRDefault="003866CC" w:rsidP="003866CC">
      <w:pPr>
        <w:pStyle w:val="Ttulo2"/>
        <w:rPr>
          <w:b/>
          <w:i w:val="0"/>
        </w:rPr>
      </w:pPr>
      <w:bookmarkStart w:id="168" w:name="_Toc499142172"/>
      <w:bookmarkStart w:id="169" w:name="_Toc499593674"/>
      <w:r>
        <w:rPr>
          <w:b/>
          <w:i w:val="0"/>
          <w:noProof/>
          <w:lang w:eastAsia="pt-BR"/>
        </w:rPr>
        <w:drawing>
          <wp:inline distT="0" distB="0" distL="0" distR="0" wp14:anchorId="7AFCC3FF" wp14:editId="4DF7F483">
            <wp:extent cx="5667375" cy="364496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cluir Membro das CADDs.png"/>
                    <pic:cNvPicPr/>
                  </pic:nvPicPr>
                  <pic:blipFill>
                    <a:blip r:embed="rId21">
                      <a:extLst>
                        <a:ext uri="{28A0092B-C50C-407E-A947-70E740481C1C}">
                          <a14:useLocalDpi xmlns:a14="http://schemas.microsoft.com/office/drawing/2010/main" val="0"/>
                        </a:ext>
                      </a:extLst>
                    </a:blip>
                    <a:stretch>
                      <a:fillRect/>
                    </a:stretch>
                  </pic:blipFill>
                  <pic:spPr>
                    <a:xfrm>
                      <a:off x="0" y="0"/>
                      <a:ext cx="5676580" cy="3650886"/>
                    </a:xfrm>
                    <a:prstGeom prst="rect">
                      <a:avLst/>
                    </a:prstGeom>
                  </pic:spPr>
                </pic:pic>
              </a:graphicData>
            </a:graphic>
          </wp:inline>
        </w:drawing>
      </w:r>
      <w:bookmarkEnd w:id="168"/>
      <w:bookmarkEnd w:id="169"/>
    </w:p>
    <w:p w14:paraId="08808A50" w14:textId="5EF62405" w:rsidR="00562E54" w:rsidRDefault="003866CC" w:rsidP="00567E35">
      <w:pPr>
        <w:pStyle w:val="Ttulo2"/>
        <w:numPr>
          <w:ilvl w:val="1"/>
          <w:numId w:val="2"/>
        </w:numPr>
        <w:ind w:left="0" w:firstLine="0"/>
        <w:rPr>
          <w:b/>
          <w:i w:val="0"/>
        </w:rPr>
      </w:pPr>
      <w:bookmarkStart w:id="170" w:name="_Toc499593675"/>
      <w:r>
        <w:rPr>
          <w:b/>
          <w:i w:val="0"/>
        </w:rPr>
        <w:t>(PT12) P</w:t>
      </w:r>
      <w:r w:rsidRPr="00773871">
        <w:rPr>
          <w:b/>
          <w:i w:val="0"/>
        </w:rPr>
        <w:t>rotótipo</w:t>
      </w:r>
      <w:r>
        <w:rPr>
          <w:b/>
          <w:i w:val="0"/>
        </w:rPr>
        <w:t xml:space="preserve"> de Tela Carregar dados do Sistema Acadêmico (SIE)</w:t>
      </w:r>
      <w:bookmarkEnd w:id="170"/>
    </w:p>
    <w:p w14:paraId="1D9F914D" w14:textId="26211744" w:rsidR="003866CC" w:rsidRDefault="003866CC" w:rsidP="003866CC">
      <w:pPr>
        <w:pStyle w:val="Ttulo2"/>
        <w:rPr>
          <w:b/>
          <w:i w:val="0"/>
        </w:rPr>
      </w:pPr>
      <w:bookmarkStart w:id="171" w:name="_Toc499142174"/>
      <w:bookmarkStart w:id="172" w:name="_Toc499593676"/>
      <w:r>
        <w:rPr>
          <w:b/>
          <w:i w:val="0"/>
          <w:noProof/>
          <w:lang w:eastAsia="pt-BR"/>
        </w:rPr>
        <w:drawing>
          <wp:inline distT="0" distB="0" distL="0" distR="0" wp14:anchorId="73378C8F" wp14:editId="35183519">
            <wp:extent cx="5676900" cy="3651092"/>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regar dados do Sistema Acadêmico (SIE).png"/>
                    <pic:cNvPicPr/>
                  </pic:nvPicPr>
                  <pic:blipFill>
                    <a:blip r:embed="rId22">
                      <a:extLst>
                        <a:ext uri="{28A0092B-C50C-407E-A947-70E740481C1C}">
                          <a14:useLocalDpi xmlns:a14="http://schemas.microsoft.com/office/drawing/2010/main" val="0"/>
                        </a:ext>
                      </a:extLst>
                    </a:blip>
                    <a:stretch>
                      <a:fillRect/>
                    </a:stretch>
                  </pic:blipFill>
                  <pic:spPr>
                    <a:xfrm>
                      <a:off x="0" y="0"/>
                      <a:ext cx="5687563" cy="3657950"/>
                    </a:xfrm>
                    <a:prstGeom prst="rect">
                      <a:avLst/>
                    </a:prstGeom>
                  </pic:spPr>
                </pic:pic>
              </a:graphicData>
            </a:graphic>
          </wp:inline>
        </w:drawing>
      </w:r>
      <w:bookmarkEnd w:id="171"/>
      <w:bookmarkEnd w:id="172"/>
    </w:p>
    <w:p w14:paraId="5E865E1F" w14:textId="03C30662" w:rsidR="003866CC" w:rsidRDefault="003866CC" w:rsidP="003866CC">
      <w:pPr>
        <w:pStyle w:val="Ttulo2"/>
        <w:rPr>
          <w:b/>
          <w:i w:val="0"/>
        </w:rPr>
      </w:pPr>
    </w:p>
    <w:p w14:paraId="6BD88B88" w14:textId="22FFFB57" w:rsidR="003866CC" w:rsidRDefault="003866CC" w:rsidP="003866CC">
      <w:pPr>
        <w:pStyle w:val="Ttulo2"/>
        <w:rPr>
          <w:b/>
          <w:i w:val="0"/>
        </w:rPr>
      </w:pPr>
    </w:p>
    <w:p w14:paraId="515A0E8C" w14:textId="77777777" w:rsidR="003866CC" w:rsidRDefault="003866CC" w:rsidP="003866CC">
      <w:pPr>
        <w:pStyle w:val="Ttulo2"/>
        <w:rPr>
          <w:b/>
          <w:i w:val="0"/>
        </w:rPr>
      </w:pPr>
    </w:p>
    <w:p w14:paraId="13E6EE17" w14:textId="1A2B0FAD" w:rsidR="00562E54" w:rsidRDefault="003866CC" w:rsidP="00567E35">
      <w:pPr>
        <w:pStyle w:val="Ttulo2"/>
        <w:numPr>
          <w:ilvl w:val="1"/>
          <w:numId w:val="2"/>
        </w:numPr>
        <w:ind w:left="0" w:firstLine="0"/>
        <w:rPr>
          <w:b/>
          <w:i w:val="0"/>
        </w:rPr>
      </w:pPr>
      <w:bookmarkStart w:id="173" w:name="_Toc499593677"/>
      <w:r>
        <w:rPr>
          <w:b/>
          <w:i w:val="0"/>
        </w:rPr>
        <w:lastRenderedPageBreak/>
        <w:t>(PT13) P</w:t>
      </w:r>
      <w:r w:rsidRPr="00773871">
        <w:rPr>
          <w:b/>
          <w:i w:val="0"/>
        </w:rPr>
        <w:t>rotótipo</w:t>
      </w:r>
      <w:r>
        <w:rPr>
          <w:b/>
          <w:i w:val="0"/>
        </w:rPr>
        <w:t xml:space="preserve"> de Tela Inicial do Membro da CADD</w:t>
      </w:r>
      <w:bookmarkEnd w:id="173"/>
    </w:p>
    <w:p w14:paraId="155F4646" w14:textId="199968EE" w:rsidR="003866CC" w:rsidRDefault="003866CC" w:rsidP="003866CC">
      <w:pPr>
        <w:pStyle w:val="Ttulo2"/>
        <w:rPr>
          <w:b/>
          <w:i w:val="0"/>
        </w:rPr>
      </w:pPr>
      <w:bookmarkStart w:id="174" w:name="_Toc499142176"/>
      <w:bookmarkStart w:id="175" w:name="_Toc499593678"/>
      <w:r>
        <w:rPr>
          <w:b/>
          <w:i w:val="0"/>
          <w:noProof/>
          <w:lang w:eastAsia="pt-BR"/>
        </w:rPr>
        <w:drawing>
          <wp:inline distT="0" distB="0" distL="0" distR="0" wp14:anchorId="2D5B2471" wp14:editId="1C91BC73">
            <wp:extent cx="5687018" cy="36576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la Inicial do Membro da CADD.png"/>
                    <pic:cNvPicPr/>
                  </pic:nvPicPr>
                  <pic:blipFill>
                    <a:blip r:embed="rId23">
                      <a:extLst>
                        <a:ext uri="{28A0092B-C50C-407E-A947-70E740481C1C}">
                          <a14:useLocalDpi xmlns:a14="http://schemas.microsoft.com/office/drawing/2010/main" val="0"/>
                        </a:ext>
                      </a:extLst>
                    </a:blip>
                    <a:stretch>
                      <a:fillRect/>
                    </a:stretch>
                  </pic:blipFill>
                  <pic:spPr>
                    <a:xfrm>
                      <a:off x="0" y="0"/>
                      <a:ext cx="5697656" cy="3664442"/>
                    </a:xfrm>
                    <a:prstGeom prst="rect">
                      <a:avLst/>
                    </a:prstGeom>
                  </pic:spPr>
                </pic:pic>
              </a:graphicData>
            </a:graphic>
          </wp:inline>
        </w:drawing>
      </w:r>
      <w:bookmarkEnd w:id="174"/>
      <w:bookmarkEnd w:id="175"/>
    </w:p>
    <w:p w14:paraId="1202A1C6" w14:textId="7020E78E" w:rsidR="003866CC" w:rsidRDefault="003866CC" w:rsidP="00567E35">
      <w:pPr>
        <w:pStyle w:val="Ttulo2"/>
        <w:numPr>
          <w:ilvl w:val="1"/>
          <w:numId w:val="2"/>
        </w:numPr>
        <w:ind w:left="0" w:firstLine="0"/>
        <w:rPr>
          <w:b/>
          <w:i w:val="0"/>
        </w:rPr>
      </w:pPr>
      <w:bookmarkStart w:id="176" w:name="_Toc499593679"/>
      <w:r>
        <w:rPr>
          <w:b/>
          <w:i w:val="0"/>
        </w:rPr>
        <w:t>(PT14) P</w:t>
      </w:r>
      <w:r w:rsidRPr="00773871">
        <w:rPr>
          <w:b/>
          <w:i w:val="0"/>
        </w:rPr>
        <w:t>rotótipo</w:t>
      </w:r>
      <w:r>
        <w:rPr>
          <w:b/>
          <w:i w:val="0"/>
        </w:rPr>
        <w:t xml:space="preserve"> de Tela Relatórios</w:t>
      </w:r>
      <w:bookmarkEnd w:id="176"/>
    </w:p>
    <w:p w14:paraId="39602EAB" w14:textId="5E446ADE" w:rsidR="003866CC" w:rsidRDefault="003866CC" w:rsidP="003866CC">
      <w:pPr>
        <w:pStyle w:val="Ttulo2"/>
        <w:rPr>
          <w:b/>
          <w:i w:val="0"/>
        </w:rPr>
      </w:pPr>
      <w:bookmarkStart w:id="177" w:name="_Toc499142178"/>
      <w:bookmarkStart w:id="178" w:name="_Toc499593680"/>
      <w:r>
        <w:rPr>
          <w:b/>
          <w:i w:val="0"/>
          <w:noProof/>
          <w:lang w:eastAsia="pt-BR"/>
        </w:rPr>
        <w:drawing>
          <wp:inline distT="0" distB="0" distL="0" distR="0" wp14:anchorId="078617AD" wp14:editId="3E46F3FB">
            <wp:extent cx="5686425" cy="3657218"/>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latórios.png"/>
                    <pic:cNvPicPr/>
                  </pic:nvPicPr>
                  <pic:blipFill>
                    <a:blip r:embed="rId24">
                      <a:extLst>
                        <a:ext uri="{28A0092B-C50C-407E-A947-70E740481C1C}">
                          <a14:useLocalDpi xmlns:a14="http://schemas.microsoft.com/office/drawing/2010/main" val="0"/>
                        </a:ext>
                      </a:extLst>
                    </a:blip>
                    <a:stretch>
                      <a:fillRect/>
                    </a:stretch>
                  </pic:blipFill>
                  <pic:spPr>
                    <a:xfrm>
                      <a:off x="0" y="0"/>
                      <a:ext cx="5701855" cy="3667142"/>
                    </a:xfrm>
                    <a:prstGeom prst="rect">
                      <a:avLst/>
                    </a:prstGeom>
                  </pic:spPr>
                </pic:pic>
              </a:graphicData>
            </a:graphic>
          </wp:inline>
        </w:drawing>
      </w:r>
      <w:bookmarkEnd w:id="177"/>
      <w:bookmarkEnd w:id="178"/>
    </w:p>
    <w:p w14:paraId="01C4A117" w14:textId="08785040" w:rsidR="003866CC" w:rsidRDefault="003866CC" w:rsidP="003866CC">
      <w:pPr>
        <w:pStyle w:val="Ttulo2"/>
        <w:rPr>
          <w:b/>
          <w:i w:val="0"/>
        </w:rPr>
      </w:pPr>
    </w:p>
    <w:p w14:paraId="0AAB642C" w14:textId="421AF78A" w:rsidR="003866CC" w:rsidRDefault="003866CC" w:rsidP="003866CC">
      <w:pPr>
        <w:pStyle w:val="Ttulo2"/>
        <w:rPr>
          <w:b/>
          <w:i w:val="0"/>
        </w:rPr>
      </w:pPr>
    </w:p>
    <w:p w14:paraId="1F972E12" w14:textId="77777777" w:rsidR="003866CC" w:rsidRDefault="003866CC" w:rsidP="003866CC">
      <w:pPr>
        <w:pStyle w:val="Ttulo2"/>
        <w:rPr>
          <w:b/>
          <w:i w:val="0"/>
        </w:rPr>
      </w:pPr>
    </w:p>
    <w:p w14:paraId="34DA006C" w14:textId="5EF09401" w:rsidR="003866CC" w:rsidRDefault="003866CC" w:rsidP="003866CC">
      <w:pPr>
        <w:pStyle w:val="Ttulo2"/>
        <w:numPr>
          <w:ilvl w:val="1"/>
          <w:numId w:val="2"/>
        </w:numPr>
        <w:ind w:left="0" w:firstLine="0"/>
        <w:rPr>
          <w:b/>
          <w:i w:val="0"/>
        </w:rPr>
      </w:pPr>
      <w:bookmarkStart w:id="179" w:name="_Toc499593681"/>
      <w:r>
        <w:rPr>
          <w:b/>
          <w:i w:val="0"/>
        </w:rPr>
        <w:lastRenderedPageBreak/>
        <w:t>(PT15) P</w:t>
      </w:r>
      <w:r w:rsidRPr="00773871">
        <w:rPr>
          <w:b/>
          <w:i w:val="0"/>
        </w:rPr>
        <w:t>rotótipo</w:t>
      </w:r>
      <w:r>
        <w:rPr>
          <w:b/>
          <w:i w:val="0"/>
        </w:rPr>
        <w:t xml:space="preserve"> de Tela Reuniões</w:t>
      </w:r>
      <w:bookmarkEnd w:id="179"/>
    </w:p>
    <w:p w14:paraId="5AB7FDEA" w14:textId="70442773" w:rsidR="003866CC" w:rsidRPr="003866CC" w:rsidRDefault="003866CC" w:rsidP="003866CC">
      <w:pPr>
        <w:pStyle w:val="Ttulo2"/>
        <w:rPr>
          <w:b/>
          <w:i w:val="0"/>
        </w:rPr>
      </w:pPr>
      <w:bookmarkStart w:id="180" w:name="_Toc499142180"/>
      <w:bookmarkStart w:id="181" w:name="_Toc499593682"/>
      <w:r>
        <w:rPr>
          <w:b/>
          <w:i w:val="0"/>
          <w:noProof/>
          <w:lang w:eastAsia="pt-BR"/>
        </w:rPr>
        <w:drawing>
          <wp:inline distT="0" distB="0" distL="0" distR="0" wp14:anchorId="01AA559A" wp14:editId="7EA29AEE">
            <wp:extent cx="5672207" cy="3648075"/>
            <wp:effectExtent l="0" t="0" r="508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uniões .png"/>
                    <pic:cNvPicPr/>
                  </pic:nvPicPr>
                  <pic:blipFill>
                    <a:blip r:embed="rId25">
                      <a:extLst>
                        <a:ext uri="{28A0092B-C50C-407E-A947-70E740481C1C}">
                          <a14:useLocalDpi xmlns:a14="http://schemas.microsoft.com/office/drawing/2010/main" val="0"/>
                        </a:ext>
                      </a:extLst>
                    </a:blip>
                    <a:stretch>
                      <a:fillRect/>
                    </a:stretch>
                  </pic:blipFill>
                  <pic:spPr>
                    <a:xfrm>
                      <a:off x="0" y="0"/>
                      <a:ext cx="5691816" cy="3660687"/>
                    </a:xfrm>
                    <a:prstGeom prst="rect">
                      <a:avLst/>
                    </a:prstGeom>
                  </pic:spPr>
                </pic:pic>
              </a:graphicData>
            </a:graphic>
          </wp:inline>
        </w:drawing>
      </w:r>
      <w:bookmarkEnd w:id="180"/>
      <w:bookmarkEnd w:id="181"/>
    </w:p>
    <w:p w14:paraId="3EAFF7CC" w14:textId="5B98D6C2" w:rsidR="003866CC" w:rsidRDefault="003866CC" w:rsidP="00567E35">
      <w:pPr>
        <w:pStyle w:val="Ttulo2"/>
        <w:numPr>
          <w:ilvl w:val="1"/>
          <w:numId w:val="2"/>
        </w:numPr>
        <w:ind w:left="0" w:firstLine="0"/>
        <w:rPr>
          <w:b/>
          <w:i w:val="0"/>
        </w:rPr>
      </w:pPr>
      <w:bookmarkStart w:id="182" w:name="_Toc499593683"/>
      <w:r>
        <w:rPr>
          <w:b/>
          <w:i w:val="0"/>
        </w:rPr>
        <w:t>(PT16) P</w:t>
      </w:r>
      <w:r w:rsidRPr="00773871">
        <w:rPr>
          <w:b/>
          <w:i w:val="0"/>
        </w:rPr>
        <w:t>rotótipo</w:t>
      </w:r>
      <w:r>
        <w:rPr>
          <w:b/>
          <w:i w:val="0"/>
        </w:rPr>
        <w:t xml:space="preserve"> de Tela Agendar Reunião</w:t>
      </w:r>
      <w:bookmarkEnd w:id="182"/>
      <w:r>
        <w:rPr>
          <w:b/>
          <w:i w:val="0"/>
        </w:rPr>
        <w:t xml:space="preserve"> </w:t>
      </w:r>
    </w:p>
    <w:p w14:paraId="6FDBE0E9" w14:textId="6E5D598A" w:rsidR="003866CC" w:rsidRDefault="003866CC" w:rsidP="003866CC">
      <w:pPr>
        <w:pStyle w:val="Ttulo2"/>
        <w:rPr>
          <w:b/>
          <w:i w:val="0"/>
        </w:rPr>
      </w:pPr>
      <w:bookmarkStart w:id="183" w:name="_Toc499593684"/>
      <w:r>
        <w:rPr>
          <w:b/>
          <w:i w:val="0"/>
          <w:noProof/>
          <w:lang w:eastAsia="pt-BR"/>
        </w:rPr>
        <w:drawing>
          <wp:anchor distT="0" distB="0" distL="114300" distR="114300" simplePos="0" relativeHeight="251659264" behindDoc="0" locked="0" layoutInCell="1" allowOverlap="1" wp14:anchorId="45DA4AE0" wp14:editId="3FD1EA30">
            <wp:simplePos x="723900" y="5191125"/>
            <wp:positionH relativeFrom="column">
              <wp:align>left</wp:align>
            </wp:positionH>
            <wp:positionV relativeFrom="paragraph">
              <wp:align>top</wp:align>
            </wp:positionV>
            <wp:extent cx="5678070" cy="3651975"/>
            <wp:effectExtent l="0" t="0" r="0" b="571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gendar Reunião.png"/>
                    <pic:cNvPicPr/>
                  </pic:nvPicPr>
                  <pic:blipFill>
                    <a:blip r:embed="rId26">
                      <a:extLst>
                        <a:ext uri="{28A0092B-C50C-407E-A947-70E740481C1C}">
                          <a14:useLocalDpi xmlns:a14="http://schemas.microsoft.com/office/drawing/2010/main" val="0"/>
                        </a:ext>
                      </a:extLst>
                    </a:blip>
                    <a:stretch>
                      <a:fillRect/>
                    </a:stretch>
                  </pic:blipFill>
                  <pic:spPr>
                    <a:xfrm>
                      <a:off x="0" y="0"/>
                      <a:ext cx="5678070" cy="3651975"/>
                    </a:xfrm>
                    <a:prstGeom prst="rect">
                      <a:avLst/>
                    </a:prstGeom>
                  </pic:spPr>
                </pic:pic>
              </a:graphicData>
            </a:graphic>
          </wp:anchor>
        </w:drawing>
      </w:r>
      <w:bookmarkEnd w:id="183"/>
      <w:r>
        <w:rPr>
          <w:b/>
          <w:i w:val="0"/>
        </w:rPr>
        <w:br w:type="textWrapping" w:clear="all"/>
      </w:r>
    </w:p>
    <w:p w14:paraId="0E40E55E" w14:textId="7C1FFF2A" w:rsidR="003866CC" w:rsidRDefault="003866CC" w:rsidP="003866CC">
      <w:pPr>
        <w:pStyle w:val="Ttulo2"/>
        <w:rPr>
          <w:b/>
          <w:i w:val="0"/>
        </w:rPr>
      </w:pPr>
    </w:p>
    <w:p w14:paraId="728CDB0D" w14:textId="77777777" w:rsidR="003866CC" w:rsidRDefault="003866CC" w:rsidP="003866CC">
      <w:pPr>
        <w:pStyle w:val="Ttulo2"/>
        <w:rPr>
          <w:b/>
          <w:i w:val="0"/>
        </w:rPr>
      </w:pPr>
    </w:p>
    <w:p w14:paraId="115D2F2A" w14:textId="719DAD90" w:rsidR="003866CC" w:rsidRDefault="003866CC" w:rsidP="00567E35">
      <w:pPr>
        <w:pStyle w:val="Ttulo2"/>
        <w:numPr>
          <w:ilvl w:val="1"/>
          <w:numId w:val="2"/>
        </w:numPr>
        <w:ind w:left="0" w:firstLine="0"/>
        <w:rPr>
          <w:b/>
          <w:i w:val="0"/>
        </w:rPr>
      </w:pPr>
      <w:bookmarkStart w:id="184" w:name="_Toc499593685"/>
      <w:r>
        <w:rPr>
          <w:b/>
          <w:i w:val="0"/>
        </w:rPr>
        <w:lastRenderedPageBreak/>
        <w:t>(PT17) P</w:t>
      </w:r>
      <w:r w:rsidRPr="00773871">
        <w:rPr>
          <w:b/>
          <w:i w:val="0"/>
        </w:rPr>
        <w:t>rotótipo</w:t>
      </w:r>
      <w:r>
        <w:rPr>
          <w:b/>
          <w:i w:val="0"/>
        </w:rPr>
        <w:t xml:space="preserve"> de Tela Visualizar Reunião</w:t>
      </w:r>
      <w:bookmarkEnd w:id="184"/>
    </w:p>
    <w:p w14:paraId="49186A25" w14:textId="12AAB4A8" w:rsidR="003866CC" w:rsidRDefault="003866CC" w:rsidP="003866CC">
      <w:pPr>
        <w:pStyle w:val="Ttulo2"/>
        <w:rPr>
          <w:b/>
          <w:i w:val="0"/>
        </w:rPr>
      </w:pPr>
      <w:bookmarkStart w:id="185" w:name="_Toc499142186"/>
      <w:bookmarkStart w:id="186" w:name="_Toc499593686"/>
      <w:r>
        <w:rPr>
          <w:b/>
          <w:i w:val="0"/>
          <w:noProof/>
          <w:lang w:eastAsia="pt-BR"/>
        </w:rPr>
        <w:drawing>
          <wp:inline distT="0" distB="0" distL="0" distR="0" wp14:anchorId="39E13E37" wp14:editId="0A3E7F9F">
            <wp:extent cx="5670645" cy="3647199"/>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ncelar Reunião.png"/>
                    <pic:cNvPicPr/>
                  </pic:nvPicPr>
                  <pic:blipFill>
                    <a:blip r:embed="rId27">
                      <a:extLst>
                        <a:ext uri="{28A0092B-C50C-407E-A947-70E740481C1C}">
                          <a14:useLocalDpi xmlns:a14="http://schemas.microsoft.com/office/drawing/2010/main" val="0"/>
                        </a:ext>
                      </a:extLst>
                    </a:blip>
                    <a:stretch>
                      <a:fillRect/>
                    </a:stretch>
                  </pic:blipFill>
                  <pic:spPr>
                    <a:xfrm>
                      <a:off x="0" y="0"/>
                      <a:ext cx="5670645" cy="3647199"/>
                    </a:xfrm>
                    <a:prstGeom prst="rect">
                      <a:avLst/>
                    </a:prstGeom>
                  </pic:spPr>
                </pic:pic>
              </a:graphicData>
            </a:graphic>
          </wp:inline>
        </w:drawing>
      </w:r>
      <w:bookmarkEnd w:id="185"/>
      <w:bookmarkEnd w:id="186"/>
    </w:p>
    <w:p w14:paraId="035E8614" w14:textId="2E6EF7B4" w:rsidR="003866CC" w:rsidRDefault="003866CC" w:rsidP="00567E35">
      <w:pPr>
        <w:pStyle w:val="Ttulo2"/>
        <w:numPr>
          <w:ilvl w:val="1"/>
          <w:numId w:val="2"/>
        </w:numPr>
        <w:ind w:left="0" w:firstLine="0"/>
        <w:rPr>
          <w:b/>
          <w:i w:val="0"/>
        </w:rPr>
      </w:pPr>
      <w:bookmarkStart w:id="187" w:name="_Toc499593687"/>
      <w:r>
        <w:rPr>
          <w:b/>
          <w:i w:val="0"/>
        </w:rPr>
        <w:t>(PT18) P</w:t>
      </w:r>
      <w:r w:rsidRPr="00773871">
        <w:rPr>
          <w:b/>
          <w:i w:val="0"/>
        </w:rPr>
        <w:t>rotótipo</w:t>
      </w:r>
      <w:r>
        <w:rPr>
          <w:b/>
          <w:i w:val="0"/>
        </w:rPr>
        <w:t xml:space="preserve"> de Tela Cancelar Reunião</w:t>
      </w:r>
      <w:bookmarkEnd w:id="187"/>
    </w:p>
    <w:p w14:paraId="72217B59" w14:textId="273A015D" w:rsidR="00561803" w:rsidRDefault="00561803" w:rsidP="00561803">
      <w:pPr>
        <w:pStyle w:val="Ttulo2"/>
        <w:rPr>
          <w:b/>
          <w:i w:val="0"/>
        </w:rPr>
      </w:pPr>
      <w:bookmarkStart w:id="188" w:name="_Toc499593688"/>
      <w:r>
        <w:rPr>
          <w:b/>
          <w:i w:val="0"/>
          <w:noProof/>
          <w:lang w:eastAsia="pt-BR"/>
        </w:rPr>
        <w:drawing>
          <wp:inline distT="0" distB="0" distL="0" distR="0" wp14:anchorId="7EE0D27E" wp14:editId="11F828C2">
            <wp:extent cx="5657399" cy="3638550"/>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ncelar Reunião.png"/>
                    <pic:cNvPicPr/>
                  </pic:nvPicPr>
                  <pic:blipFill>
                    <a:blip r:embed="rId28">
                      <a:extLst>
                        <a:ext uri="{28A0092B-C50C-407E-A947-70E740481C1C}">
                          <a14:useLocalDpi xmlns:a14="http://schemas.microsoft.com/office/drawing/2010/main" val="0"/>
                        </a:ext>
                      </a:extLst>
                    </a:blip>
                    <a:stretch>
                      <a:fillRect/>
                    </a:stretch>
                  </pic:blipFill>
                  <pic:spPr>
                    <a:xfrm>
                      <a:off x="0" y="0"/>
                      <a:ext cx="5670847" cy="3647199"/>
                    </a:xfrm>
                    <a:prstGeom prst="rect">
                      <a:avLst/>
                    </a:prstGeom>
                  </pic:spPr>
                </pic:pic>
              </a:graphicData>
            </a:graphic>
          </wp:inline>
        </w:drawing>
      </w:r>
      <w:bookmarkEnd w:id="188"/>
    </w:p>
    <w:p w14:paraId="77530B7F" w14:textId="075C2F4E" w:rsidR="00561803" w:rsidRDefault="00561803" w:rsidP="00561803">
      <w:pPr>
        <w:pStyle w:val="Ttulo2"/>
        <w:rPr>
          <w:b/>
          <w:i w:val="0"/>
        </w:rPr>
      </w:pPr>
    </w:p>
    <w:p w14:paraId="768F892B" w14:textId="5EAD4861" w:rsidR="00561803" w:rsidRDefault="00561803" w:rsidP="00561803">
      <w:pPr>
        <w:pStyle w:val="Ttulo2"/>
        <w:rPr>
          <w:b/>
          <w:i w:val="0"/>
        </w:rPr>
      </w:pPr>
    </w:p>
    <w:p w14:paraId="38BE9651" w14:textId="77777777" w:rsidR="00561803" w:rsidRDefault="00561803" w:rsidP="00561803">
      <w:pPr>
        <w:pStyle w:val="Ttulo2"/>
        <w:rPr>
          <w:b/>
          <w:i w:val="0"/>
        </w:rPr>
      </w:pPr>
    </w:p>
    <w:p w14:paraId="4961F6F2" w14:textId="2A94292C" w:rsidR="00561803" w:rsidRDefault="00561803" w:rsidP="00567E35">
      <w:pPr>
        <w:pStyle w:val="Ttulo2"/>
        <w:numPr>
          <w:ilvl w:val="1"/>
          <w:numId w:val="2"/>
        </w:numPr>
        <w:ind w:left="0" w:firstLine="0"/>
        <w:rPr>
          <w:b/>
          <w:i w:val="0"/>
        </w:rPr>
      </w:pPr>
      <w:bookmarkStart w:id="189" w:name="_Toc499593689"/>
      <w:r>
        <w:rPr>
          <w:b/>
          <w:i w:val="0"/>
        </w:rPr>
        <w:lastRenderedPageBreak/>
        <w:t>(PT19) P</w:t>
      </w:r>
      <w:r w:rsidRPr="00773871">
        <w:rPr>
          <w:b/>
          <w:i w:val="0"/>
        </w:rPr>
        <w:t>rotótipo</w:t>
      </w:r>
      <w:r>
        <w:rPr>
          <w:b/>
          <w:i w:val="0"/>
        </w:rPr>
        <w:t xml:space="preserve"> de Tela Atendimentos</w:t>
      </w:r>
      <w:bookmarkEnd w:id="189"/>
    </w:p>
    <w:p w14:paraId="10FC364F" w14:textId="699A0A6B" w:rsidR="00561803" w:rsidRDefault="00561803" w:rsidP="00561803">
      <w:pPr>
        <w:pStyle w:val="Ttulo2"/>
        <w:rPr>
          <w:b/>
          <w:i w:val="0"/>
        </w:rPr>
      </w:pPr>
      <w:bookmarkStart w:id="190" w:name="_Toc499142188"/>
      <w:bookmarkStart w:id="191" w:name="_Toc499593690"/>
      <w:r>
        <w:rPr>
          <w:b/>
          <w:i w:val="0"/>
          <w:noProof/>
          <w:lang w:eastAsia="pt-BR"/>
        </w:rPr>
        <w:drawing>
          <wp:inline distT="0" distB="0" distL="0" distR="0" wp14:anchorId="558E8F6D" wp14:editId="5921194B">
            <wp:extent cx="5676900" cy="3651092"/>
            <wp:effectExtent l="0" t="0" r="0"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endimentos.png"/>
                    <pic:cNvPicPr/>
                  </pic:nvPicPr>
                  <pic:blipFill>
                    <a:blip r:embed="rId29">
                      <a:extLst>
                        <a:ext uri="{28A0092B-C50C-407E-A947-70E740481C1C}">
                          <a14:useLocalDpi xmlns:a14="http://schemas.microsoft.com/office/drawing/2010/main" val="0"/>
                        </a:ext>
                      </a:extLst>
                    </a:blip>
                    <a:stretch>
                      <a:fillRect/>
                    </a:stretch>
                  </pic:blipFill>
                  <pic:spPr>
                    <a:xfrm>
                      <a:off x="0" y="0"/>
                      <a:ext cx="5686796" cy="3657457"/>
                    </a:xfrm>
                    <a:prstGeom prst="rect">
                      <a:avLst/>
                    </a:prstGeom>
                  </pic:spPr>
                </pic:pic>
              </a:graphicData>
            </a:graphic>
          </wp:inline>
        </w:drawing>
      </w:r>
      <w:bookmarkEnd w:id="190"/>
      <w:bookmarkEnd w:id="191"/>
    </w:p>
    <w:p w14:paraId="7015683C" w14:textId="3C91EDE5" w:rsidR="00561803" w:rsidRDefault="00561803" w:rsidP="00567E35">
      <w:pPr>
        <w:pStyle w:val="Ttulo2"/>
        <w:numPr>
          <w:ilvl w:val="1"/>
          <w:numId w:val="2"/>
        </w:numPr>
        <w:ind w:left="0" w:firstLine="0"/>
        <w:rPr>
          <w:b/>
          <w:i w:val="0"/>
        </w:rPr>
      </w:pPr>
      <w:bookmarkStart w:id="192" w:name="_Toc499593691"/>
      <w:r>
        <w:rPr>
          <w:b/>
          <w:i w:val="0"/>
        </w:rPr>
        <w:t>(PT20) P</w:t>
      </w:r>
      <w:r w:rsidRPr="00773871">
        <w:rPr>
          <w:b/>
          <w:i w:val="0"/>
        </w:rPr>
        <w:t>rotótipo</w:t>
      </w:r>
      <w:r>
        <w:rPr>
          <w:b/>
          <w:i w:val="0"/>
        </w:rPr>
        <w:t xml:space="preserve"> de Tela Agendar Atendimento</w:t>
      </w:r>
      <w:bookmarkEnd w:id="192"/>
    </w:p>
    <w:p w14:paraId="45604561" w14:textId="775269C5" w:rsidR="00561803" w:rsidRDefault="00561803" w:rsidP="00561803">
      <w:pPr>
        <w:pStyle w:val="Ttulo2"/>
        <w:rPr>
          <w:b/>
          <w:i w:val="0"/>
        </w:rPr>
      </w:pPr>
      <w:bookmarkStart w:id="193" w:name="_Toc499142190"/>
      <w:bookmarkStart w:id="194" w:name="_Toc499593692"/>
      <w:r>
        <w:rPr>
          <w:b/>
          <w:i w:val="0"/>
          <w:noProof/>
          <w:lang w:eastAsia="pt-BR"/>
        </w:rPr>
        <w:drawing>
          <wp:inline distT="0" distB="0" distL="0" distR="0" wp14:anchorId="3557F5BB" wp14:editId="0A7AE9EB">
            <wp:extent cx="5720587" cy="367919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endar Atendimento.png"/>
                    <pic:cNvPicPr/>
                  </pic:nvPicPr>
                  <pic:blipFill>
                    <a:blip r:embed="rId30">
                      <a:extLst>
                        <a:ext uri="{28A0092B-C50C-407E-A947-70E740481C1C}">
                          <a14:useLocalDpi xmlns:a14="http://schemas.microsoft.com/office/drawing/2010/main" val="0"/>
                        </a:ext>
                      </a:extLst>
                    </a:blip>
                    <a:stretch>
                      <a:fillRect/>
                    </a:stretch>
                  </pic:blipFill>
                  <pic:spPr>
                    <a:xfrm>
                      <a:off x="0" y="0"/>
                      <a:ext cx="5733954" cy="3687787"/>
                    </a:xfrm>
                    <a:prstGeom prst="rect">
                      <a:avLst/>
                    </a:prstGeom>
                  </pic:spPr>
                </pic:pic>
              </a:graphicData>
            </a:graphic>
          </wp:inline>
        </w:drawing>
      </w:r>
      <w:bookmarkEnd w:id="193"/>
      <w:bookmarkEnd w:id="194"/>
    </w:p>
    <w:p w14:paraId="2FB0A53A" w14:textId="575A4817" w:rsidR="00561803" w:rsidRDefault="00561803" w:rsidP="00561803">
      <w:pPr>
        <w:pStyle w:val="Ttulo2"/>
        <w:rPr>
          <w:b/>
          <w:i w:val="0"/>
        </w:rPr>
      </w:pPr>
    </w:p>
    <w:p w14:paraId="3D8C7312" w14:textId="4A6A59DE" w:rsidR="00561803" w:rsidRDefault="00561803" w:rsidP="00561803">
      <w:pPr>
        <w:pStyle w:val="Ttulo2"/>
        <w:rPr>
          <w:b/>
          <w:i w:val="0"/>
        </w:rPr>
      </w:pPr>
    </w:p>
    <w:p w14:paraId="6D067BE1" w14:textId="77777777" w:rsidR="00561803" w:rsidRDefault="00561803" w:rsidP="00561803">
      <w:pPr>
        <w:pStyle w:val="Ttulo2"/>
        <w:rPr>
          <w:b/>
          <w:i w:val="0"/>
        </w:rPr>
      </w:pPr>
    </w:p>
    <w:p w14:paraId="5D9F4DB4" w14:textId="05AD9B30" w:rsidR="00561803" w:rsidRDefault="00594E7D" w:rsidP="00567E35">
      <w:pPr>
        <w:pStyle w:val="Ttulo2"/>
        <w:numPr>
          <w:ilvl w:val="1"/>
          <w:numId w:val="2"/>
        </w:numPr>
        <w:ind w:left="0" w:firstLine="0"/>
        <w:rPr>
          <w:b/>
          <w:i w:val="0"/>
        </w:rPr>
      </w:pPr>
      <w:bookmarkStart w:id="195" w:name="_Toc499593693"/>
      <w:r>
        <w:rPr>
          <w:b/>
          <w:i w:val="0"/>
        </w:rPr>
        <w:lastRenderedPageBreak/>
        <w:t>(PT21) P</w:t>
      </w:r>
      <w:r w:rsidRPr="00773871">
        <w:rPr>
          <w:b/>
          <w:i w:val="0"/>
        </w:rPr>
        <w:t>rotótipo</w:t>
      </w:r>
      <w:r>
        <w:rPr>
          <w:b/>
          <w:i w:val="0"/>
        </w:rPr>
        <w:t xml:space="preserve"> de Tela Inicial do Aluno</w:t>
      </w:r>
      <w:bookmarkEnd w:id="195"/>
    </w:p>
    <w:p w14:paraId="70273D20" w14:textId="14DDC93C" w:rsidR="00594E7D" w:rsidRDefault="00594E7D" w:rsidP="00594E7D">
      <w:pPr>
        <w:pStyle w:val="Ttulo2"/>
        <w:rPr>
          <w:b/>
          <w:i w:val="0"/>
        </w:rPr>
      </w:pPr>
      <w:bookmarkStart w:id="196" w:name="_Toc499142192"/>
      <w:bookmarkStart w:id="197" w:name="_Toc499593694"/>
      <w:r>
        <w:rPr>
          <w:b/>
          <w:i w:val="0"/>
          <w:noProof/>
          <w:lang w:eastAsia="pt-BR"/>
        </w:rPr>
        <w:drawing>
          <wp:inline distT="0" distB="0" distL="0" distR="0" wp14:anchorId="1B7DC3D6" wp14:editId="42CEB5B2">
            <wp:extent cx="5648325" cy="3632714"/>
            <wp:effectExtent l="0" t="0" r="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la Inicial do Aluno.png"/>
                    <pic:cNvPicPr/>
                  </pic:nvPicPr>
                  <pic:blipFill>
                    <a:blip r:embed="rId31">
                      <a:extLst>
                        <a:ext uri="{28A0092B-C50C-407E-A947-70E740481C1C}">
                          <a14:useLocalDpi xmlns:a14="http://schemas.microsoft.com/office/drawing/2010/main" val="0"/>
                        </a:ext>
                      </a:extLst>
                    </a:blip>
                    <a:stretch>
                      <a:fillRect/>
                    </a:stretch>
                  </pic:blipFill>
                  <pic:spPr>
                    <a:xfrm>
                      <a:off x="0" y="0"/>
                      <a:ext cx="5668948" cy="3645978"/>
                    </a:xfrm>
                    <a:prstGeom prst="rect">
                      <a:avLst/>
                    </a:prstGeom>
                  </pic:spPr>
                </pic:pic>
              </a:graphicData>
            </a:graphic>
          </wp:inline>
        </w:drawing>
      </w:r>
      <w:bookmarkEnd w:id="196"/>
      <w:bookmarkEnd w:id="197"/>
    </w:p>
    <w:p w14:paraId="1484D53A" w14:textId="77777777" w:rsidR="00594E7D" w:rsidRDefault="00594E7D" w:rsidP="00567E35">
      <w:pPr>
        <w:pStyle w:val="Ttulo2"/>
        <w:numPr>
          <w:ilvl w:val="1"/>
          <w:numId w:val="2"/>
        </w:numPr>
        <w:ind w:left="0" w:firstLine="0"/>
        <w:rPr>
          <w:b/>
          <w:i w:val="0"/>
        </w:rPr>
      </w:pPr>
      <w:bookmarkStart w:id="198" w:name="_Toc499593695"/>
      <w:r>
        <w:rPr>
          <w:b/>
          <w:i w:val="0"/>
        </w:rPr>
        <w:t>(PT22) P</w:t>
      </w:r>
      <w:r w:rsidRPr="00773871">
        <w:rPr>
          <w:b/>
          <w:i w:val="0"/>
        </w:rPr>
        <w:t>rotótipo</w:t>
      </w:r>
      <w:r>
        <w:rPr>
          <w:b/>
          <w:i w:val="0"/>
        </w:rPr>
        <w:t xml:space="preserve"> de Tela Reuniões (Alunos)</w:t>
      </w:r>
      <w:bookmarkEnd w:id="198"/>
    </w:p>
    <w:p w14:paraId="56035E4C" w14:textId="3E1D5EEC" w:rsidR="00594E7D" w:rsidRDefault="00594E7D" w:rsidP="00594E7D">
      <w:pPr>
        <w:pStyle w:val="Ttulo2"/>
        <w:rPr>
          <w:b/>
          <w:i w:val="0"/>
        </w:rPr>
      </w:pPr>
      <w:bookmarkStart w:id="199" w:name="_Toc499142194"/>
      <w:bookmarkStart w:id="200" w:name="_Toc499593696"/>
      <w:r>
        <w:rPr>
          <w:b/>
          <w:i w:val="0"/>
          <w:noProof/>
          <w:lang w:eastAsia="pt-BR"/>
        </w:rPr>
        <w:drawing>
          <wp:inline distT="0" distB="0" distL="0" distR="0" wp14:anchorId="0E0AFC33" wp14:editId="5679E6B3">
            <wp:extent cx="5657850" cy="363884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uniões  (Aluno).png"/>
                    <pic:cNvPicPr/>
                  </pic:nvPicPr>
                  <pic:blipFill>
                    <a:blip r:embed="rId32">
                      <a:extLst>
                        <a:ext uri="{28A0092B-C50C-407E-A947-70E740481C1C}">
                          <a14:useLocalDpi xmlns:a14="http://schemas.microsoft.com/office/drawing/2010/main" val="0"/>
                        </a:ext>
                      </a:extLst>
                    </a:blip>
                    <a:stretch>
                      <a:fillRect/>
                    </a:stretch>
                  </pic:blipFill>
                  <pic:spPr>
                    <a:xfrm>
                      <a:off x="0" y="0"/>
                      <a:ext cx="5689994" cy="3659514"/>
                    </a:xfrm>
                    <a:prstGeom prst="rect">
                      <a:avLst/>
                    </a:prstGeom>
                  </pic:spPr>
                </pic:pic>
              </a:graphicData>
            </a:graphic>
          </wp:inline>
        </w:drawing>
      </w:r>
      <w:bookmarkEnd w:id="199"/>
      <w:bookmarkEnd w:id="200"/>
    </w:p>
    <w:p w14:paraId="07CF696A" w14:textId="09961B22" w:rsidR="00594E7D" w:rsidRDefault="00594E7D" w:rsidP="00594E7D">
      <w:pPr>
        <w:pStyle w:val="Ttulo2"/>
        <w:rPr>
          <w:b/>
          <w:i w:val="0"/>
        </w:rPr>
      </w:pPr>
    </w:p>
    <w:p w14:paraId="5E9BA29E" w14:textId="5117EE39" w:rsidR="00594E7D" w:rsidRDefault="00594E7D" w:rsidP="00594E7D">
      <w:pPr>
        <w:pStyle w:val="Ttulo2"/>
        <w:rPr>
          <w:b/>
          <w:i w:val="0"/>
        </w:rPr>
      </w:pPr>
    </w:p>
    <w:p w14:paraId="1E1ADC6C" w14:textId="77777777" w:rsidR="00594E7D" w:rsidRDefault="00594E7D" w:rsidP="00594E7D">
      <w:pPr>
        <w:pStyle w:val="Ttulo2"/>
        <w:rPr>
          <w:b/>
          <w:i w:val="0"/>
        </w:rPr>
      </w:pPr>
    </w:p>
    <w:p w14:paraId="6D043AF4" w14:textId="0D6DF360" w:rsidR="004426A3" w:rsidRDefault="004426A3" w:rsidP="004426A3">
      <w:pPr>
        <w:pStyle w:val="Ttulo2"/>
        <w:numPr>
          <w:ilvl w:val="1"/>
          <w:numId w:val="2"/>
        </w:numPr>
        <w:ind w:left="0" w:firstLine="0"/>
        <w:rPr>
          <w:b/>
          <w:i w:val="0"/>
        </w:rPr>
      </w:pPr>
      <w:bookmarkStart w:id="201" w:name="_Toc499593697"/>
      <w:r>
        <w:rPr>
          <w:b/>
          <w:i w:val="0"/>
        </w:rPr>
        <w:lastRenderedPageBreak/>
        <w:t>(PT23) P</w:t>
      </w:r>
      <w:r w:rsidRPr="00773871">
        <w:rPr>
          <w:b/>
          <w:i w:val="0"/>
        </w:rPr>
        <w:t>rotótipo</w:t>
      </w:r>
      <w:r>
        <w:rPr>
          <w:b/>
          <w:i w:val="0"/>
        </w:rPr>
        <w:t xml:space="preserve"> de Tela Atendimentos (Alunos)</w:t>
      </w:r>
      <w:bookmarkEnd w:id="201"/>
    </w:p>
    <w:p w14:paraId="4E1E5EB3" w14:textId="1C0C7106" w:rsidR="004426A3" w:rsidRPr="004426A3" w:rsidRDefault="004426A3" w:rsidP="004426A3">
      <w:pPr>
        <w:pStyle w:val="Ttulo2"/>
        <w:rPr>
          <w:b/>
          <w:i w:val="0"/>
        </w:rPr>
      </w:pPr>
      <w:bookmarkStart w:id="202" w:name="_Toc499142196"/>
      <w:bookmarkStart w:id="203" w:name="_Toc499593698"/>
      <w:r>
        <w:rPr>
          <w:b/>
          <w:i w:val="0"/>
          <w:noProof/>
          <w:lang w:eastAsia="pt-BR"/>
        </w:rPr>
        <w:drawing>
          <wp:inline distT="0" distB="0" distL="0" distR="0" wp14:anchorId="2458B232" wp14:editId="79B8F8C9">
            <wp:extent cx="5672209" cy="3648075"/>
            <wp:effectExtent l="0" t="0" r="508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endimentos (Aluno).png"/>
                    <pic:cNvPicPr/>
                  </pic:nvPicPr>
                  <pic:blipFill>
                    <a:blip r:embed="rId33">
                      <a:extLst>
                        <a:ext uri="{28A0092B-C50C-407E-A947-70E740481C1C}">
                          <a14:useLocalDpi xmlns:a14="http://schemas.microsoft.com/office/drawing/2010/main" val="0"/>
                        </a:ext>
                      </a:extLst>
                    </a:blip>
                    <a:stretch>
                      <a:fillRect/>
                    </a:stretch>
                  </pic:blipFill>
                  <pic:spPr>
                    <a:xfrm>
                      <a:off x="0" y="0"/>
                      <a:ext cx="5686400" cy="3657202"/>
                    </a:xfrm>
                    <a:prstGeom prst="rect">
                      <a:avLst/>
                    </a:prstGeom>
                  </pic:spPr>
                </pic:pic>
              </a:graphicData>
            </a:graphic>
          </wp:inline>
        </w:drawing>
      </w:r>
      <w:bookmarkEnd w:id="202"/>
      <w:bookmarkEnd w:id="203"/>
    </w:p>
    <w:p w14:paraId="0F80F53A" w14:textId="01545E05" w:rsidR="004426A3" w:rsidRDefault="004426A3" w:rsidP="00567E35">
      <w:pPr>
        <w:pStyle w:val="Ttulo2"/>
        <w:numPr>
          <w:ilvl w:val="1"/>
          <w:numId w:val="2"/>
        </w:numPr>
        <w:ind w:left="0" w:firstLine="0"/>
        <w:rPr>
          <w:b/>
          <w:i w:val="0"/>
        </w:rPr>
      </w:pPr>
      <w:bookmarkStart w:id="204" w:name="_Toc499593699"/>
      <w:r w:rsidRPr="00B83367">
        <w:rPr>
          <w:b/>
          <w:i w:val="0"/>
        </w:rPr>
        <w:t>(PT24) Protótipo de Tela Plano de Estudos</w:t>
      </w:r>
      <w:r>
        <w:rPr>
          <w:b/>
          <w:i w:val="0"/>
        </w:rPr>
        <w:t xml:space="preserve"> (Não Cadastrado)</w:t>
      </w:r>
      <w:bookmarkEnd w:id="204"/>
    </w:p>
    <w:p w14:paraId="1CA7A8E1" w14:textId="1EBCA839" w:rsidR="004426A3" w:rsidRDefault="004426A3" w:rsidP="004426A3">
      <w:pPr>
        <w:pStyle w:val="Ttulo2"/>
        <w:rPr>
          <w:b/>
          <w:i w:val="0"/>
        </w:rPr>
      </w:pPr>
      <w:bookmarkStart w:id="205" w:name="_Toc499142198"/>
      <w:bookmarkStart w:id="206" w:name="_Toc499593700"/>
      <w:r>
        <w:rPr>
          <w:b/>
          <w:i w:val="0"/>
          <w:noProof/>
          <w:lang w:eastAsia="pt-BR"/>
        </w:rPr>
        <w:drawing>
          <wp:inline distT="0" distB="0" distL="0" distR="0" wp14:anchorId="3ACEB019" wp14:editId="26468F4B">
            <wp:extent cx="5686425" cy="3657218"/>
            <wp:effectExtent l="0" t="0" r="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o de Estudos (Não Cadastrado).png"/>
                    <pic:cNvPicPr/>
                  </pic:nvPicPr>
                  <pic:blipFill>
                    <a:blip r:embed="rId34">
                      <a:extLst>
                        <a:ext uri="{28A0092B-C50C-407E-A947-70E740481C1C}">
                          <a14:useLocalDpi xmlns:a14="http://schemas.microsoft.com/office/drawing/2010/main" val="0"/>
                        </a:ext>
                      </a:extLst>
                    </a:blip>
                    <a:stretch>
                      <a:fillRect/>
                    </a:stretch>
                  </pic:blipFill>
                  <pic:spPr>
                    <a:xfrm>
                      <a:off x="0" y="0"/>
                      <a:ext cx="5702413" cy="3667501"/>
                    </a:xfrm>
                    <a:prstGeom prst="rect">
                      <a:avLst/>
                    </a:prstGeom>
                  </pic:spPr>
                </pic:pic>
              </a:graphicData>
            </a:graphic>
          </wp:inline>
        </w:drawing>
      </w:r>
      <w:bookmarkEnd w:id="205"/>
      <w:bookmarkEnd w:id="206"/>
    </w:p>
    <w:p w14:paraId="468E4E33" w14:textId="48963BDC" w:rsidR="004426A3" w:rsidRDefault="004426A3" w:rsidP="004426A3">
      <w:pPr>
        <w:pStyle w:val="Ttulo2"/>
        <w:rPr>
          <w:b/>
          <w:i w:val="0"/>
        </w:rPr>
      </w:pPr>
    </w:p>
    <w:p w14:paraId="4683445B" w14:textId="4636DE63" w:rsidR="004426A3" w:rsidRDefault="004426A3" w:rsidP="004426A3">
      <w:pPr>
        <w:pStyle w:val="Ttulo2"/>
        <w:rPr>
          <w:b/>
          <w:i w:val="0"/>
        </w:rPr>
      </w:pPr>
    </w:p>
    <w:p w14:paraId="41FE46AB" w14:textId="77777777" w:rsidR="004426A3" w:rsidRDefault="004426A3" w:rsidP="004426A3">
      <w:pPr>
        <w:pStyle w:val="Ttulo2"/>
        <w:rPr>
          <w:b/>
          <w:i w:val="0"/>
        </w:rPr>
      </w:pPr>
    </w:p>
    <w:p w14:paraId="10F4D8C5" w14:textId="16655AD5" w:rsidR="004426A3" w:rsidRDefault="004426A3" w:rsidP="00567E35">
      <w:pPr>
        <w:pStyle w:val="Ttulo2"/>
        <w:numPr>
          <w:ilvl w:val="1"/>
          <w:numId w:val="2"/>
        </w:numPr>
        <w:ind w:left="0" w:firstLine="0"/>
        <w:rPr>
          <w:b/>
          <w:i w:val="0"/>
        </w:rPr>
      </w:pPr>
      <w:bookmarkStart w:id="207" w:name="_Toc499593701"/>
      <w:r w:rsidRPr="00B83367">
        <w:rPr>
          <w:b/>
          <w:i w:val="0"/>
        </w:rPr>
        <w:lastRenderedPageBreak/>
        <w:t>(PT2</w:t>
      </w:r>
      <w:r>
        <w:rPr>
          <w:b/>
          <w:i w:val="0"/>
        </w:rPr>
        <w:t>5</w:t>
      </w:r>
      <w:r w:rsidRPr="00B83367">
        <w:rPr>
          <w:b/>
          <w:i w:val="0"/>
        </w:rPr>
        <w:t xml:space="preserve">) Protótipo de Tela </w:t>
      </w:r>
      <w:r>
        <w:rPr>
          <w:b/>
          <w:i w:val="0"/>
        </w:rPr>
        <w:t xml:space="preserve">Cadastrar </w:t>
      </w:r>
      <w:r w:rsidRPr="00B83367">
        <w:rPr>
          <w:b/>
          <w:i w:val="0"/>
        </w:rPr>
        <w:t>Plano de Estudo</w:t>
      </w:r>
      <w:r>
        <w:rPr>
          <w:b/>
          <w:i w:val="0"/>
        </w:rPr>
        <w:t>s</w:t>
      </w:r>
      <w:bookmarkEnd w:id="207"/>
    </w:p>
    <w:p w14:paraId="495A5307" w14:textId="30A8C414" w:rsidR="004426A3" w:rsidRDefault="004426A3" w:rsidP="004426A3">
      <w:pPr>
        <w:pStyle w:val="Ttulo2"/>
        <w:rPr>
          <w:b/>
          <w:i w:val="0"/>
        </w:rPr>
      </w:pPr>
      <w:bookmarkStart w:id="208" w:name="_Toc499142200"/>
      <w:bookmarkStart w:id="209" w:name="_Toc499593702"/>
      <w:r>
        <w:rPr>
          <w:b/>
          <w:i w:val="0"/>
          <w:noProof/>
          <w:lang w:eastAsia="pt-BR"/>
        </w:rPr>
        <w:drawing>
          <wp:inline distT="0" distB="0" distL="0" distR="0" wp14:anchorId="5576FF2B" wp14:editId="5127EE89">
            <wp:extent cx="5686425" cy="3657218"/>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dastrar Plano de Estudos.png"/>
                    <pic:cNvPicPr/>
                  </pic:nvPicPr>
                  <pic:blipFill>
                    <a:blip r:embed="rId35">
                      <a:extLst>
                        <a:ext uri="{28A0092B-C50C-407E-A947-70E740481C1C}">
                          <a14:useLocalDpi xmlns:a14="http://schemas.microsoft.com/office/drawing/2010/main" val="0"/>
                        </a:ext>
                      </a:extLst>
                    </a:blip>
                    <a:stretch>
                      <a:fillRect/>
                    </a:stretch>
                  </pic:blipFill>
                  <pic:spPr>
                    <a:xfrm>
                      <a:off x="0" y="0"/>
                      <a:ext cx="5697731" cy="3664490"/>
                    </a:xfrm>
                    <a:prstGeom prst="rect">
                      <a:avLst/>
                    </a:prstGeom>
                  </pic:spPr>
                </pic:pic>
              </a:graphicData>
            </a:graphic>
          </wp:inline>
        </w:drawing>
      </w:r>
      <w:bookmarkEnd w:id="208"/>
      <w:bookmarkEnd w:id="209"/>
    </w:p>
    <w:p w14:paraId="7B0A7333" w14:textId="20DA25BB" w:rsidR="004426A3" w:rsidRDefault="004426A3" w:rsidP="00567E35">
      <w:pPr>
        <w:pStyle w:val="Ttulo2"/>
        <w:numPr>
          <w:ilvl w:val="1"/>
          <w:numId w:val="2"/>
        </w:numPr>
        <w:ind w:left="0" w:firstLine="0"/>
        <w:rPr>
          <w:b/>
          <w:i w:val="0"/>
        </w:rPr>
      </w:pPr>
      <w:bookmarkStart w:id="210" w:name="_Toc499593703"/>
      <w:r w:rsidRPr="00B83367">
        <w:rPr>
          <w:b/>
          <w:i w:val="0"/>
        </w:rPr>
        <w:t>(PT2</w:t>
      </w:r>
      <w:r>
        <w:rPr>
          <w:b/>
          <w:i w:val="0"/>
        </w:rPr>
        <w:t>6</w:t>
      </w:r>
      <w:r w:rsidRPr="00B83367">
        <w:rPr>
          <w:b/>
          <w:i w:val="0"/>
        </w:rPr>
        <w:t>) Protótipo de Tela Plano de Estudos</w:t>
      </w:r>
      <w:r>
        <w:rPr>
          <w:b/>
          <w:i w:val="0"/>
        </w:rPr>
        <w:t xml:space="preserve"> (Cadastrado)</w:t>
      </w:r>
      <w:bookmarkEnd w:id="210"/>
    </w:p>
    <w:p w14:paraId="6BE628C2" w14:textId="1E1CAF43" w:rsidR="004426A3" w:rsidRDefault="004426A3" w:rsidP="004426A3">
      <w:pPr>
        <w:pStyle w:val="Ttulo2"/>
        <w:rPr>
          <w:b/>
          <w:i w:val="0"/>
        </w:rPr>
      </w:pPr>
      <w:bookmarkStart w:id="211" w:name="_Toc499142202"/>
      <w:bookmarkStart w:id="212" w:name="_Toc499593704"/>
      <w:r>
        <w:rPr>
          <w:b/>
          <w:i w:val="0"/>
          <w:noProof/>
          <w:lang w:eastAsia="pt-BR"/>
        </w:rPr>
        <w:drawing>
          <wp:inline distT="0" distB="0" distL="0" distR="0" wp14:anchorId="52BA5B3D" wp14:editId="524B1AC9">
            <wp:extent cx="5676900" cy="3651092"/>
            <wp:effectExtent l="0" t="0" r="0" b="698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ano de Estudos (Cadastrado).png"/>
                    <pic:cNvPicPr/>
                  </pic:nvPicPr>
                  <pic:blipFill>
                    <a:blip r:embed="rId36">
                      <a:extLst>
                        <a:ext uri="{28A0092B-C50C-407E-A947-70E740481C1C}">
                          <a14:useLocalDpi xmlns:a14="http://schemas.microsoft.com/office/drawing/2010/main" val="0"/>
                        </a:ext>
                      </a:extLst>
                    </a:blip>
                    <a:stretch>
                      <a:fillRect/>
                    </a:stretch>
                  </pic:blipFill>
                  <pic:spPr>
                    <a:xfrm>
                      <a:off x="0" y="0"/>
                      <a:ext cx="5686908" cy="3657529"/>
                    </a:xfrm>
                    <a:prstGeom prst="rect">
                      <a:avLst/>
                    </a:prstGeom>
                  </pic:spPr>
                </pic:pic>
              </a:graphicData>
            </a:graphic>
          </wp:inline>
        </w:drawing>
      </w:r>
      <w:bookmarkEnd w:id="211"/>
      <w:bookmarkEnd w:id="212"/>
    </w:p>
    <w:p w14:paraId="4D7C63C6" w14:textId="7E1AA622" w:rsidR="004426A3" w:rsidRDefault="004426A3" w:rsidP="004426A3">
      <w:pPr>
        <w:pStyle w:val="Ttulo2"/>
        <w:rPr>
          <w:b/>
          <w:i w:val="0"/>
        </w:rPr>
      </w:pPr>
    </w:p>
    <w:p w14:paraId="5F64516C" w14:textId="5D6F8B3F" w:rsidR="004426A3" w:rsidRDefault="004426A3" w:rsidP="004426A3">
      <w:pPr>
        <w:pStyle w:val="Ttulo2"/>
        <w:rPr>
          <w:b/>
          <w:i w:val="0"/>
        </w:rPr>
      </w:pPr>
    </w:p>
    <w:p w14:paraId="1B3DE0A8" w14:textId="77777777" w:rsidR="004426A3" w:rsidRDefault="004426A3" w:rsidP="004426A3">
      <w:pPr>
        <w:pStyle w:val="Ttulo2"/>
        <w:rPr>
          <w:b/>
          <w:i w:val="0"/>
        </w:rPr>
      </w:pPr>
    </w:p>
    <w:p w14:paraId="03B8BD3F" w14:textId="77777777" w:rsidR="004426A3" w:rsidRDefault="004426A3" w:rsidP="00567E35">
      <w:pPr>
        <w:pStyle w:val="Ttulo2"/>
        <w:numPr>
          <w:ilvl w:val="1"/>
          <w:numId w:val="2"/>
        </w:numPr>
        <w:ind w:left="0" w:firstLine="0"/>
        <w:rPr>
          <w:b/>
          <w:i w:val="0"/>
        </w:rPr>
      </w:pPr>
      <w:bookmarkStart w:id="213" w:name="_Toc499593705"/>
      <w:r w:rsidRPr="00B83367">
        <w:rPr>
          <w:b/>
          <w:i w:val="0"/>
        </w:rPr>
        <w:lastRenderedPageBreak/>
        <w:t>(PT2</w:t>
      </w:r>
      <w:r>
        <w:rPr>
          <w:b/>
          <w:i w:val="0"/>
        </w:rPr>
        <w:t>7</w:t>
      </w:r>
      <w:r w:rsidRPr="00B83367">
        <w:rPr>
          <w:b/>
          <w:i w:val="0"/>
        </w:rPr>
        <w:t xml:space="preserve">) Protótipo de Tela </w:t>
      </w:r>
      <w:r>
        <w:rPr>
          <w:b/>
          <w:i w:val="0"/>
        </w:rPr>
        <w:t xml:space="preserve">Avaliar </w:t>
      </w:r>
      <w:r w:rsidRPr="00B83367">
        <w:rPr>
          <w:b/>
          <w:i w:val="0"/>
        </w:rPr>
        <w:t>Plano de Estudos</w:t>
      </w:r>
      <w:bookmarkEnd w:id="213"/>
      <w:r>
        <w:rPr>
          <w:b/>
          <w:i w:val="0"/>
        </w:rPr>
        <w:t xml:space="preserve"> </w:t>
      </w:r>
    </w:p>
    <w:p w14:paraId="06788DBE" w14:textId="32EC63E5" w:rsidR="00112E2C" w:rsidRPr="004426A3" w:rsidRDefault="004426A3" w:rsidP="004426A3">
      <w:pPr>
        <w:pStyle w:val="Ttulo2"/>
        <w:rPr>
          <w:b/>
          <w:i w:val="0"/>
        </w:rPr>
      </w:pPr>
      <w:bookmarkStart w:id="214" w:name="_Toc499142204"/>
      <w:bookmarkStart w:id="215" w:name="_Toc499593706"/>
      <w:r>
        <w:rPr>
          <w:b/>
          <w:i w:val="0"/>
          <w:noProof/>
          <w:lang w:eastAsia="pt-BR"/>
        </w:rPr>
        <w:drawing>
          <wp:inline distT="0" distB="0" distL="0" distR="0" wp14:anchorId="22684E12" wp14:editId="1687D7D1">
            <wp:extent cx="5686425" cy="3657218"/>
            <wp:effectExtent l="0" t="0" r="0" b="6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valiar Plano de Estudos.png"/>
                    <pic:cNvPicPr/>
                  </pic:nvPicPr>
                  <pic:blipFill>
                    <a:blip r:embed="rId37">
                      <a:extLst>
                        <a:ext uri="{28A0092B-C50C-407E-A947-70E740481C1C}">
                          <a14:useLocalDpi xmlns:a14="http://schemas.microsoft.com/office/drawing/2010/main" val="0"/>
                        </a:ext>
                      </a:extLst>
                    </a:blip>
                    <a:stretch>
                      <a:fillRect/>
                    </a:stretch>
                  </pic:blipFill>
                  <pic:spPr>
                    <a:xfrm>
                      <a:off x="0" y="0"/>
                      <a:ext cx="5702973" cy="3667861"/>
                    </a:xfrm>
                    <a:prstGeom prst="rect">
                      <a:avLst/>
                    </a:prstGeom>
                  </pic:spPr>
                </pic:pic>
              </a:graphicData>
            </a:graphic>
          </wp:inline>
        </w:drawing>
      </w:r>
      <w:bookmarkEnd w:id="214"/>
      <w:bookmarkEnd w:id="215"/>
    </w:p>
    <w:p w14:paraId="63908048" w14:textId="60327896" w:rsidR="00773871" w:rsidRPr="00773871" w:rsidRDefault="00773871" w:rsidP="00773871">
      <w:pPr>
        <w:pStyle w:val="Ttulo2"/>
        <w:rPr>
          <w:b/>
          <w:i w:val="0"/>
        </w:rPr>
      </w:pPr>
    </w:p>
    <w:p w14:paraId="54D30741" w14:textId="3BE42AEB" w:rsidR="001648F9" w:rsidRPr="000D7E13" w:rsidRDefault="00830317">
      <w:pPr>
        <w:pStyle w:val="Ttulo1"/>
        <w:numPr>
          <w:ilvl w:val="0"/>
          <w:numId w:val="2"/>
        </w:numPr>
        <w:ind w:left="0" w:firstLine="0"/>
        <w:rPr>
          <w:b/>
          <w:color w:val="auto"/>
          <w:sz w:val="24"/>
        </w:rPr>
      </w:pPr>
      <w:bookmarkStart w:id="216" w:name="_Toc388292731"/>
      <w:bookmarkStart w:id="217" w:name="_Toc421361446"/>
      <w:bookmarkStart w:id="218" w:name="_Toc499593707"/>
      <w:bookmarkEnd w:id="216"/>
      <w:bookmarkEnd w:id="217"/>
      <w:r w:rsidRPr="000D7E13">
        <w:rPr>
          <w:b/>
          <w:color w:val="auto"/>
          <w:sz w:val="24"/>
        </w:rPr>
        <w:lastRenderedPageBreak/>
        <w:t>Regras de Negócio</w:t>
      </w:r>
      <w:bookmarkEnd w:id="218"/>
    </w:p>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2"/>
        <w:gridCol w:w="7908"/>
        <w:gridCol w:w="1315"/>
      </w:tblGrid>
      <w:tr w:rsidR="00CE5471" w14:paraId="7EA7B21D" w14:textId="77777777" w:rsidTr="003D6DF1">
        <w:trPr>
          <w:trHeight w:val="408"/>
        </w:trPr>
        <w:tc>
          <w:tcPr>
            <w:tcW w:w="842" w:type="dxa"/>
            <w:shd w:val="clear" w:color="auto" w:fill="DEEAF6"/>
            <w:vAlign w:val="center"/>
          </w:tcPr>
          <w:p w14:paraId="3ECA320A" w14:textId="77777777" w:rsidR="001648F9" w:rsidRPr="00CE5471" w:rsidRDefault="00830317" w:rsidP="00CE5471">
            <w:pPr>
              <w:spacing w:line="100" w:lineRule="atLeast"/>
              <w:rPr>
                <w:rFonts w:ascii="Cambria" w:hAnsi="Cambria"/>
                <w:b/>
                <w:color w:val="auto"/>
                <w:sz w:val="22"/>
                <w:szCs w:val="22"/>
              </w:rPr>
            </w:pPr>
            <w:r w:rsidRPr="00CE5471">
              <w:rPr>
                <w:rFonts w:ascii="Cambria" w:hAnsi="Cambria"/>
                <w:b/>
                <w:color w:val="auto"/>
                <w:sz w:val="22"/>
                <w:szCs w:val="22"/>
              </w:rPr>
              <w:t>Id</w:t>
            </w:r>
          </w:p>
        </w:tc>
        <w:tc>
          <w:tcPr>
            <w:tcW w:w="7908" w:type="dxa"/>
            <w:shd w:val="clear" w:color="auto" w:fill="DEEAF6"/>
            <w:vAlign w:val="center"/>
          </w:tcPr>
          <w:p w14:paraId="6DEE72E9" w14:textId="77777777" w:rsidR="001648F9" w:rsidRPr="00CE5471" w:rsidRDefault="00830317" w:rsidP="00CE5471">
            <w:pPr>
              <w:spacing w:line="100" w:lineRule="atLeast"/>
              <w:rPr>
                <w:rFonts w:ascii="Cambria" w:hAnsi="Cambria"/>
                <w:b/>
                <w:color w:val="auto"/>
                <w:sz w:val="22"/>
                <w:szCs w:val="22"/>
              </w:rPr>
            </w:pPr>
            <w:r w:rsidRPr="00CE5471">
              <w:rPr>
                <w:rFonts w:ascii="Cambria" w:hAnsi="Cambria"/>
                <w:b/>
                <w:color w:val="auto"/>
                <w:sz w:val="22"/>
                <w:szCs w:val="22"/>
              </w:rPr>
              <w:t>Descrição</w:t>
            </w:r>
          </w:p>
        </w:tc>
        <w:tc>
          <w:tcPr>
            <w:tcW w:w="1315" w:type="dxa"/>
            <w:shd w:val="clear" w:color="auto" w:fill="DEEAF6"/>
            <w:vAlign w:val="center"/>
          </w:tcPr>
          <w:p w14:paraId="6FBB4735" w14:textId="77777777" w:rsidR="001648F9" w:rsidRPr="00CE5471" w:rsidRDefault="00830317" w:rsidP="00CE5471">
            <w:pPr>
              <w:spacing w:line="100" w:lineRule="atLeast"/>
              <w:rPr>
                <w:rFonts w:ascii="Cambria" w:hAnsi="Cambria"/>
                <w:b/>
                <w:color w:val="auto"/>
                <w:sz w:val="22"/>
                <w:szCs w:val="22"/>
              </w:rPr>
            </w:pPr>
            <w:r w:rsidRPr="00CE5471">
              <w:rPr>
                <w:rFonts w:ascii="Cambria" w:hAnsi="Cambria"/>
                <w:b/>
                <w:color w:val="auto"/>
                <w:sz w:val="22"/>
                <w:szCs w:val="22"/>
              </w:rPr>
              <w:t>Prioridade</w:t>
            </w:r>
          </w:p>
        </w:tc>
      </w:tr>
      <w:tr w:rsidR="003D6DF1" w14:paraId="2416F565" w14:textId="77777777" w:rsidTr="003D6DF1">
        <w:trPr>
          <w:trHeight w:val="601"/>
        </w:trPr>
        <w:tc>
          <w:tcPr>
            <w:tcW w:w="842" w:type="dxa"/>
            <w:shd w:val="clear" w:color="auto" w:fill="DEEAF6"/>
            <w:vAlign w:val="center"/>
          </w:tcPr>
          <w:p w14:paraId="0268F81A" w14:textId="08ACE9F5" w:rsidR="003D6DF1" w:rsidRPr="00CE5471" w:rsidRDefault="003D6DF1" w:rsidP="003D6DF1">
            <w:pPr>
              <w:spacing w:line="100" w:lineRule="atLeast"/>
              <w:rPr>
                <w:rFonts w:ascii="Cambria" w:hAnsi="Cambria"/>
                <w:sz w:val="22"/>
                <w:szCs w:val="22"/>
              </w:rPr>
            </w:pPr>
            <w:r w:rsidRPr="0005493F">
              <w:rPr>
                <w:b/>
                <w:color w:val="365F91"/>
              </w:rPr>
              <w:t>RN01</w:t>
            </w:r>
          </w:p>
        </w:tc>
        <w:tc>
          <w:tcPr>
            <w:tcW w:w="7908" w:type="dxa"/>
            <w:shd w:val="clear" w:color="auto" w:fill="auto"/>
            <w:vAlign w:val="center"/>
          </w:tcPr>
          <w:p w14:paraId="1002B0C6" w14:textId="6C9813AC" w:rsidR="003D6DF1" w:rsidRPr="00CE5471" w:rsidRDefault="003D6DF1" w:rsidP="003D6DF1">
            <w:pPr>
              <w:spacing w:line="100" w:lineRule="atLeast"/>
              <w:rPr>
                <w:rFonts w:ascii="Cambria" w:hAnsi="Cambria"/>
                <w:sz w:val="22"/>
                <w:szCs w:val="22"/>
              </w:rPr>
            </w:pPr>
            <w:r w:rsidRPr="0005493F">
              <w:t>O formato para importação dos dados do sistema acadêmico deve ser, inicialmente, em planilhas do Excel</w:t>
            </w:r>
          </w:p>
        </w:tc>
        <w:tc>
          <w:tcPr>
            <w:tcW w:w="1315" w:type="dxa"/>
            <w:shd w:val="clear" w:color="auto" w:fill="DEEAF6"/>
            <w:vAlign w:val="center"/>
          </w:tcPr>
          <w:p w14:paraId="52445FAB" w14:textId="2137AC1E" w:rsidR="003D6DF1" w:rsidRPr="00CE5471" w:rsidRDefault="003D6DF1" w:rsidP="003D6DF1">
            <w:pPr>
              <w:spacing w:line="100" w:lineRule="atLeast"/>
              <w:rPr>
                <w:rFonts w:ascii="Cambria" w:hAnsi="Cambria"/>
                <w:sz w:val="22"/>
                <w:szCs w:val="22"/>
              </w:rPr>
            </w:pPr>
            <w:r w:rsidRPr="0005493F">
              <w:t>Alta</w:t>
            </w:r>
          </w:p>
        </w:tc>
      </w:tr>
      <w:tr w:rsidR="003D6DF1" w14:paraId="632AD543" w14:textId="77777777" w:rsidTr="003D6DF1">
        <w:trPr>
          <w:trHeight w:val="538"/>
        </w:trPr>
        <w:tc>
          <w:tcPr>
            <w:tcW w:w="842" w:type="dxa"/>
            <w:shd w:val="clear" w:color="auto" w:fill="DEEAF6"/>
            <w:vAlign w:val="center"/>
          </w:tcPr>
          <w:p w14:paraId="1FD0E81A" w14:textId="6FD2AD79" w:rsidR="003D6DF1" w:rsidRPr="00CE5471" w:rsidRDefault="003D6DF1" w:rsidP="003D6DF1">
            <w:pPr>
              <w:spacing w:line="100" w:lineRule="atLeast"/>
              <w:rPr>
                <w:rFonts w:ascii="Cambria" w:hAnsi="Cambria"/>
                <w:sz w:val="22"/>
                <w:szCs w:val="22"/>
              </w:rPr>
            </w:pPr>
            <w:r w:rsidRPr="009B3828">
              <w:rPr>
                <w:b/>
                <w:color w:val="365F91"/>
              </w:rPr>
              <w:t>RN02</w:t>
            </w:r>
          </w:p>
        </w:tc>
        <w:tc>
          <w:tcPr>
            <w:tcW w:w="7908" w:type="dxa"/>
            <w:shd w:val="clear" w:color="auto" w:fill="DEEAF6"/>
            <w:vAlign w:val="center"/>
          </w:tcPr>
          <w:p w14:paraId="2C650111" w14:textId="0055EC1A" w:rsidR="003D6DF1" w:rsidRPr="00CE5471" w:rsidRDefault="003D6DF1" w:rsidP="003D6DF1">
            <w:pPr>
              <w:spacing w:line="100" w:lineRule="atLeast"/>
              <w:rPr>
                <w:rFonts w:ascii="Cambria" w:hAnsi="Cambria"/>
                <w:sz w:val="22"/>
                <w:szCs w:val="22"/>
              </w:rPr>
            </w:pPr>
            <w:r>
              <w:t>O processo de importação dos dados deve se utilizar dos scripts em python atuais e, aceitar, posteriormente, outra forma de interface de dados.</w:t>
            </w:r>
          </w:p>
        </w:tc>
        <w:tc>
          <w:tcPr>
            <w:tcW w:w="1315" w:type="dxa"/>
            <w:shd w:val="clear" w:color="auto" w:fill="DEEAF6"/>
            <w:vAlign w:val="center"/>
          </w:tcPr>
          <w:p w14:paraId="39E6B7ED" w14:textId="7B4F5FB5" w:rsidR="003D6DF1" w:rsidRPr="00CE5471" w:rsidRDefault="003D6DF1" w:rsidP="003D6DF1">
            <w:pPr>
              <w:spacing w:line="100" w:lineRule="atLeast"/>
              <w:rPr>
                <w:rFonts w:ascii="Cambria" w:hAnsi="Cambria"/>
                <w:sz w:val="22"/>
                <w:szCs w:val="22"/>
              </w:rPr>
            </w:pPr>
            <w:r>
              <w:t>Alta</w:t>
            </w:r>
          </w:p>
        </w:tc>
      </w:tr>
      <w:tr w:rsidR="003D6DF1" w14:paraId="24CEC18E" w14:textId="77777777" w:rsidTr="003D6DF1">
        <w:trPr>
          <w:trHeight w:val="538"/>
        </w:trPr>
        <w:tc>
          <w:tcPr>
            <w:tcW w:w="842" w:type="dxa"/>
            <w:shd w:val="clear" w:color="auto" w:fill="DEEAF6"/>
            <w:vAlign w:val="center"/>
          </w:tcPr>
          <w:p w14:paraId="7D446731" w14:textId="2F17A0C9" w:rsidR="003D6DF1" w:rsidRPr="00CE5471" w:rsidRDefault="003D6DF1" w:rsidP="003D6DF1">
            <w:pPr>
              <w:spacing w:line="100" w:lineRule="atLeast"/>
              <w:rPr>
                <w:rFonts w:ascii="Cambria" w:hAnsi="Cambria"/>
                <w:sz w:val="22"/>
                <w:szCs w:val="22"/>
              </w:rPr>
            </w:pPr>
            <w:r w:rsidRPr="0005493F">
              <w:rPr>
                <w:b/>
                <w:color w:val="365F91"/>
              </w:rPr>
              <w:t>RN03</w:t>
            </w:r>
          </w:p>
        </w:tc>
        <w:tc>
          <w:tcPr>
            <w:tcW w:w="7908" w:type="dxa"/>
            <w:shd w:val="clear" w:color="auto" w:fill="auto"/>
            <w:vAlign w:val="center"/>
          </w:tcPr>
          <w:p w14:paraId="4437CCAB" w14:textId="388014D0" w:rsidR="003D6DF1" w:rsidRPr="00CE5471" w:rsidRDefault="003D6DF1" w:rsidP="003D6DF1">
            <w:pPr>
              <w:spacing w:line="100" w:lineRule="atLeast"/>
              <w:rPr>
                <w:rFonts w:ascii="Cambria" w:hAnsi="Cambria"/>
                <w:sz w:val="22"/>
                <w:szCs w:val="22"/>
              </w:rPr>
            </w:pPr>
            <w:r w:rsidRPr="0046046C">
              <w:t xml:space="preserve">Ao se importar </w:t>
            </w:r>
            <w:r>
              <w:t>os dados do sistema acadêmico,</w:t>
            </w:r>
            <w:r w:rsidRPr="0046046C">
              <w:t xml:space="preserve"> o sistema deve verificar se o</w:t>
            </w:r>
            <w:r>
              <w:t>s alunos</w:t>
            </w:r>
            <w:r w:rsidRPr="0046046C">
              <w:t xml:space="preserve"> </w:t>
            </w:r>
            <w:r>
              <w:t xml:space="preserve">e professores </w:t>
            </w:r>
            <w:r w:rsidRPr="0046046C">
              <w:t>existe</w:t>
            </w:r>
            <w:r>
              <w:t>m</w:t>
            </w:r>
            <w:r w:rsidRPr="0046046C">
              <w:t xml:space="preserve"> no cadastro. Caso contrário, a inclusão do</w:t>
            </w:r>
            <w:r>
              <w:t>s</w:t>
            </w:r>
            <w:r w:rsidRPr="0046046C">
              <w:t xml:space="preserve"> mesmo</w:t>
            </w:r>
            <w:r>
              <w:t>s será automática, através de</w:t>
            </w:r>
            <w:r w:rsidRPr="0046046C">
              <w:t xml:space="preserve"> su</w:t>
            </w:r>
            <w:r>
              <w:t>a</w:t>
            </w:r>
            <w:r w:rsidRPr="0046046C">
              <w:t xml:space="preserve"> </w:t>
            </w:r>
            <w:r>
              <w:t>matrícula e</w:t>
            </w:r>
          </w:p>
        </w:tc>
        <w:tc>
          <w:tcPr>
            <w:tcW w:w="1315" w:type="dxa"/>
            <w:shd w:val="clear" w:color="auto" w:fill="DEEAF6"/>
            <w:vAlign w:val="center"/>
          </w:tcPr>
          <w:p w14:paraId="2BB39E5B" w14:textId="24AB4894" w:rsidR="003D6DF1" w:rsidRPr="00CE5471" w:rsidRDefault="003D6DF1" w:rsidP="003D6DF1">
            <w:pPr>
              <w:spacing w:line="100" w:lineRule="atLeast"/>
              <w:rPr>
                <w:rFonts w:ascii="Cambria" w:hAnsi="Cambria"/>
                <w:sz w:val="22"/>
                <w:szCs w:val="22"/>
              </w:rPr>
            </w:pPr>
            <w:r>
              <w:t>Alta</w:t>
            </w:r>
          </w:p>
        </w:tc>
      </w:tr>
      <w:tr w:rsidR="003D6DF1" w14:paraId="44AFB745" w14:textId="77777777" w:rsidTr="003D6DF1">
        <w:trPr>
          <w:trHeight w:val="538"/>
        </w:trPr>
        <w:tc>
          <w:tcPr>
            <w:tcW w:w="842" w:type="dxa"/>
            <w:shd w:val="clear" w:color="auto" w:fill="DEEAF6"/>
            <w:vAlign w:val="center"/>
          </w:tcPr>
          <w:p w14:paraId="2AE43CC7" w14:textId="5A0C2783" w:rsidR="003D6DF1" w:rsidRPr="00CE5471" w:rsidRDefault="003D6DF1" w:rsidP="003D6DF1">
            <w:pPr>
              <w:spacing w:line="100" w:lineRule="atLeast"/>
              <w:rPr>
                <w:rFonts w:ascii="Cambria" w:hAnsi="Cambria"/>
                <w:sz w:val="22"/>
                <w:szCs w:val="22"/>
              </w:rPr>
            </w:pPr>
            <w:r w:rsidRPr="009B3828">
              <w:rPr>
                <w:b/>
                <w:color w:val="365F91"/>
              </w:rPr>
              <w:t>RN0</w:t>
            </w:r>
            <w:r>
              <w:rPr>
                <w:b/>
                <w:color w:val="365F91"/>
              </w:rPr>
              <w:t>4</w:t>
            </w:r>
          </w:p>
        </w:tc>
        <w:tc>
          <w:tcPr>
            <w:tcW w:w="7908" w:type="dxa"/>
            <w:shd w:val="clear" w:color="auto" w:fill="DEEAF6"/>
            <w:vAlign w:val="center"/>
          </w:tcPr>
          <w:p w14:paraId="10FC701E" w14:textId="1F54ACF3" w:rsidR="003D6DF1" w:rsidRPr="00CE5471" w:rsidRDefault="003D6DF1" w:rsidP="003D6DF1">
            <w:pPr>
              <w:spacing w:line="100" w:lineRule="atLeast"/>
              <w:rPr>
                <w:rFonts w:ascii="Cambria" w:hAnsi="Cambria"/>
                <w:sz w:val="22"/>
                <w:szCs w:val="22"/>
              </w:rPr>
            </w:pPr>
            <w:r>
              <w:t>Inicialmente, a carga dos dados, para estudo de caso, será o dos cursos de graduação de informática</w:t>
            </w:r>
          </w:p>
        </w:tc>
        <w:tc>
          <w:tcPr>
            <w:tcW w:w="1315" w:type="dxa"/>
            <w:shd w:val="clear" w:color="auto" w:fill="DEEAF6"/>
            <w:vAlign w:val="center"/>
          </w:tcPr>
          <w:p w14:paraId="3F65EFDD" w14:textId="0E7BB063" w:rsidR="003D6DF1" w:rsidRPr="00CE5471" w:rsidRDefault="003D6DF1" w:rsidP="003D6DF1">
            <w:pPr>
              <w:spacing w:line="100" w:lineRule="atLeast"/>
              <w:rPr>
                <w:rFonts w:ascii="Cambria" w:hAnsi="Cambria"/>
                <w:sz w:val="22"/>
                <w:szCs w:val="22"/>
              </w:rPr>
            </w:pPr>
            <w:r>
              <w:t>Média</w:t>
            </w:r>
          </w:p>
        </w:tc>
      </w:tr>
      <w:tr w:rsidR="003D6DF1" w14:paraId="0614130B" w14:textId="77777777" w:rsidTr="003D6DF1">
        <w:trPr>
          <w:trHeight w:val="538"/>
        </w:trPr>
        <w:tc>
          <w:tcPr>
            <w:tcW w:w="842" w:type="dxa"/>
            <w:shd w:val="clear" w:color="auto" w:fill="DEEAF6"/>
            <w:vAlign w:val="center"/>
          </w:tcPr>
          <w:p w14:paraId="24169E92" w14:textId="3A2A6BBB" w:rsidR="003D6DF1" w:rsidRPr="00CE5471" w:rsidRDefault="003D6DF1" w:rsidP="003D6DF1">
            <w:pPr>
              <w:spacing w:line="100" w:lineRule="atLeast"/>
              <w:rPr>
                <w:rFonts w:ascii="Cambria" w:hAnsi="Cambria"/>
                <w:sz w:val="22"/>
                <w:szCs w:val="22"/>
              </w:rPr>
            </w:pPr>
            <w:r w:rsidRPr="009B3828">
              <w:rPr>
                <w:b/>
                <w:color w:val="365F91"/>
              </w:rPr>
              <w:t>RN0</w:t>
            </w:r>
            <w:r>
              <w:rPr>
                <w:b/>
                <w:color w:val="365F91"/>
              </w:rPr>
              <w:t>5</w:t>
            </w:r>
          </w:p>
        </w:tc>
        <w:tc>
          <w:tcPr>
            <w:tcW w:w="7908" w:type="dxa"/>
            <w:shd w:val="clear" w:color="auto" w:fill="auto"/>
            <w:vAlign w:val="center"/>
          </w:tcPr>
          <w:p w14:paraId="12CE0BFA" w14:textId="0873AD65" w:rsidR="003D6DF1" w:rsidRPr="00CE5471" w:rsidRDefault="003D6DF1" w:rsidP="003D6DF1">
            <w:pPr>
              <w:spacing w:line="100" w:lineRule="atLeast"/>
              <w:rPr>
                <w:rFonts w:ascii="Cambria" w:hAnsi="Cambria"/>
                <w:sz w:val="22"/>
                <w:szCs w:val="22"/>
              </w:rPr>
            </w:pPr>
            <w:r>
              <w:t xml:space="preserve">A classificação da criticidade da situação de um aluno deve ser considerada </w:t>
            </w:r>
            <w:r w:rsidRPr="00336CFF">
              <w:rPr>
                <w:i/>
              </w:rPr>
              <w:t>em conjunto</w:t>
            </w:r>
            <w:r>
              <w:t xml:space="preserve"> e obedecendo a de </w:t>
            </w:r>
            <w:r w:rsidRPr="00336CFF">
              <w:rPr>
                <w:b/>
                <w:i/>
              </w:rPr>
              <w:t>maior</w:t>
            </w:r>
            <w:r w:rsidRPr="00336CFF">
              <w:rPr>
                <w:i/>
              </w:rPr>
              <w:t xml:space="preserve"> criticidade</w:t>
            </w:r>
          </w:p>
        </w:tc>
        <w:tc>
          <w:tcPr>
            <w:tcW w:w="1315" w:type="dxa"/>
            <w:shd w:val="clear" w:color="auto" w:fill="DEEAF6"/>
            <w:vAlign w:val="center"/>
          </w:tcPr>
          <w:p w14:paraId="05AE2D7F" w14:textId="58CFA19B" w:rsidR="003D6DF1" w:rsidRPr="00CE5471" w:rsidRDefault="003D6DF1" w:rsidP="003D6DF1">
            <w:pPr>
              <w:spacing w:line="100" w:lineRule="atLeast"/>
              <w:rPr>
                <w:rFonts w:ascii="Cambria" w:hAnsi="Cambria"/>
                <w:sz w:val="22"/>
                <w:szCs w:val="22"/>
              </w:rPr>
            </w:pPr>
            <w:r>
              <w:t>Alta</w:t>
            </w:r>
          </w:p>
        </w:tc>
      </w:tr>
      <w:tr w:rsidR="003D6DF1" w14:paraId="39F2A320" w14:textId="77777777" w:rsidTr="003D6DF1">
        <w:trPr>
          <w:trHeight w:val="538"/>
        </w:trPr>
        <w:tc>
          <w:tcPr>
            <w:tcW w:w="842" w:type="dxa"/>
            <w:shd w:val="clear" w:color="auto" w:fill="DEEAF6"/>
            <w:vAlign w:val="center"/>
          </w:tcPr>
          <w:p w14:paraId="4B2B3F6C" w14:textId="30778DB4" w:rsidR="003D6DF1" w:rsidRPr="00CE5471" w:rsidRDefault="003D6DF1" w:rsidP="003D6DF1">
            <w:pPr>
              <w:spacing w:line="100" w:lineRule="atLeast"/>
              <w:rPr>
                <w:rFonts w:ascii="Cambria" w:hAnsi="Cambria"/>
                <w:sz w:val="22"/>
                <w:szCs w:val="22"/>
              </w:rPr>
            </w:pPr>
            <w:r w:rsidRPr="009B3828">
              <w:rPr>
                <w:b/>
                <w:color w:val="365F91"/>
              </w:rPr>
              <w:t>RN0</w:t>
            </w:r>
            <w:r>
              <w:rPr>
                <w:b/>
                <w:color w:val="365F91"/>
              </w:rPr>
              <w:t>6</w:t>
            </w:r>
          </w:p>
        </w:tc>
        <w:tc>
          <w:tcPr>
            <w:tcW w:w="7908" w:type="dxa"/>
            <w:shd w:val="clear" w:color="auto" w:fill="DEEAF6"/>
            <w:vAlign w:val="center"/>
          </w:tcPr>
          <w:p w14:paraId="552CF570" w14:textId="7583F66C" w:rsidR="003D6DF1" w:rsidRPr="00CE5471" w:rsidRDefault="003D6DF1" w:rsidP="003D6DF1">
            <w:pPr>
              <w:spacing w:line="100" w:lineRule="atLeast"/>
              <w:rPr>
                <w:rFonts w:ascii="Cambria" w:hAnsi="Cambria"/>
                <w:sz w:val="22"/>
                <w:szCs w:val="22"/>
              </w:rPr>
            </w:pPr>
            <w:r>
              <w:t xml:space="preserve">Há quatro faixas de criticidade a serem seguidas: </w:t>
            </w:r>
            <w:r w:rsidRPr="00DB0356">
              <w:rPr>
                <w:b/>
              </w:rPr>
              <w:t>Azul, Laranja, Vermelha e Preta</w:t>
            </w:r>
          </w:p>
        </w:tc>
        <w:tc>
          <w:tcPr>
            <w:tcW w:w="1315" w:type="dxa"/>
            <w:shd w:val="clear" w:color="auto" w:fill="DEEAF6"/>
            <w:vAlign w:val="center"/>
          </w:tcPr>
          <w:p w14:paraId="38D0B669" w14:textId="62918ABD" w:rsidR="003D6DF1" w:rsidRPr="00CE5471" w:rsidRDefault="003D6DF1" w:rsidP="003D6DF1">
            <w:pPr>
              <w:spacing w:line="100" w:lineRule="atLeast"/>
              <w:rPr>
                <w:rFonts w:ascii="Cambria" w:hAnsi="Cambria"/>
                <w:sz w:val="22"/>
                <w:szCs w:val="22"/>
              </w:rPr>
            </w:pPr>
            <w:r>
              <w:t>Alta</w:t>
            </w:r>
          </w:p>
        </w:tc>
      </w:tr>
      <w:tr w:rsidR="003D6DF1" w14:paraId="60065968" w14:textId="77777777" w:rsidTr="003D6DF1">
        <w:trPr>
          <w:trHeight w:val="538"/>
        </w:trPr>
        <w:tc>
          <w:tcPr>
            <w:tcW w:w="842" w:type="dxa"/>
            <w:shd w:val="clear" w:color="auto" w:fill="DEEAF6"/>
            <w:vAlign w:val="center"/>
          </w:tcPr>
          <w:p w14:paraId="2C68D952" w14:textId="04845818" w:rsidR="003D6DF1" w:rsidRPr="00CE5471" w:rsidRDefault="003D6DF1" w:rsidP="003D6DF1">
            <w:pPr>
              <w:spacing w:line="100" w:lineRule="atLeast"/>
              <w:rPr>
                <w:rFonts w:ascii="Cambria" w:hAnsi="Cambria"/>
                <w:sz w:val="22"/>
                <w:szCs w:val="22"/>
              </w:rPr>
            </w:pPr>
            <w:r w:rsidRPr="009B3828">
              <w:rPr>
                <w:b/>
                <w:color w:val="365F91"/>
              </w:rPr>
              <w:t>RN0</w:t>
            </w:r>
            <w:r>
              <w:rPr>
                <w:b/>
                <w:color w:val="365F91"/>
              </w:rPr>
              <w:t>7</w:t>
            </w:r>
          </w:p>
        </w:tc>
        <w:tc>
          <w:tcPr>
            <w:tcW w:w="7908" w:type="dxa"/>
            <w:shd w:val="clear" w:color="auto" w:fill="auto"/>
            <w:vAlign w:val="center"/>
          </w:tcPr>
          <w:p w14:paraId="4D65D855" w14:textId="6434459E" w:rsidR="003D6DF1" w:rsidRPr="00CE5471" w:rsidRDefault="003D6DF1" w:rsidP="003D6DF1">
            <w:pPr>
              <w:spacing w:line="100" w:lineRule="atLeast"/>
              <w:rPr>
                <w:rFonts w:ascii="Cambria" w:hAnsi="Cambria"/>
                <w:sz w:val="22"/>
                <w:szCs w:val="22"/>
              </w:rPr>
            </w:pPr>
            <w:r w:rsidRPr="00115D23">
              <w:t xml:space="preserve">Há duas </w:t>
            </w:r>
            <w:r>
              <w:t xml:space="preserve">dimensões a serem seguidas conforme a faixa de criticidade: </w:t>
            </w:r>
            <w:r w:rsidRPr="00336CFF">
              <w:rPr>
                <w:i/>
              </w:rPr>
              <w:t>a quantidade de reprovações por disciplina</w:t>
            </w:r>
            <w:r>
              <w:t xml:space="preserve"> e a </w:t>
            </w:r>
            <w:r w:rsidRPr="00336CFF">
              <w:rPr>
                <w:i/>
              </w:rPr>
              <w:t>quantidade de períodos para integralização de um curso</w:t>
            </w:r>
          </w:p>
        </w:tc>
        <w:tc>
          <w:tcPr>
            <w:tcW w:w="1315" w:type="dxa"/>
            <w:shd w:val="clear" w:color="auto" w:fill="DEEAF6"/>
            <w:vAlign w:val="center"/>
          </w:tcPr>
          <w:p w14:paraId="572921E6" w14:textId="445FA161" w:rsidR="003D6DF1" w:rsidRPr="00CE5471" w:rsidRDefault="003D6DF1" w:rsidP="003D6DF1">
            <w:pPr>
              <w:spacing w:line="100" w:lineRule="atLeast"/>
              <w:rPr>
                <w:rFonts w:ascii="Cambria" w:hAnsi="Cambria"/>
                <w:sz w:val="22"/>
                <w:szCs w:val="22"/>
              </w:rPr>
            </w:pPr>
            <w:r>
              <w:t>Alta</w:t>
            </w:r>
          </w:p>
        </w:tc>
      </w:tr>
      <w:tr w:rsidR="003D6DF1" w14:paraId="54809D65" w14:textId="77777777" w:rsidTr="003D6DF1">
        <w:trPr>
          <w:trHeight w:val="538"/>
        </w:trPr>
        <w:tc>
          <w:tcPr>
            <w:tcW w:w="842" w:type="dxa"/>
            <w:shd w:val="clear" w:color="auto" w:fill="DEEAF6"/>
            <w:vAlign w:val="center"/>
          </w:tcPr>
          <w:p w14:paraId="6EA0D75A" w14:textId="23BEDE0E" w:rsidR="003D6DF1" w:rsidRPr="00CE5471" w:rsidRDefault="003D6DF1" w:rsidP="003D6DF1">
            <w:pPr>
              <w:spacing w:line="100" w:lineRule="atLeast"/>
              <w:rPr>
                <w:rFonts w:ascii="Cambria" w:hAnsi="Cambria"/>
                <w:sz w:val="22"/>
                <w:szCs w:val="22"/>
              </w:rPr>
            </w:pPr>
            <w:r w:rsidRPr="009B3828">
              <w:rPr>
                <w:b/>
                <w:color w:val="365F91"/>
              </w:rPr>
              <w:t>RN0</w:t>
            </w:r>
            <w:r>
              <w:rPr>
                <w:b/>
                <w:color w:val="365F91"/>
              </w:rPr>
              <w:t>8</w:t>
            </w:r>
          </w:p>
        </w:tc>
        <w:tc>
          <w:tcPr>
            <w:tcW w:w="7908" w:type="dxa"/>
            <w:shd w:val="clear" w:color="auto" w:fill="DEEAF6"/>
            <w:vAlign w:val="center"/>
          </w:tcPr>
          <w:p w14:paraId="2B72791B" w14:textId="6C59946D" w:rsidR="003D6DF1" w:rsidRPr="00CE5471" w:rsidRDefault="003D6DF1" w:rsidP="003D6DF1">
            <w:pPr>
              <w:spacing w:line="100" w:lineRule="atLeast"/>
              <w:rPr>
                <w:rFonts w:ascii="Cambria" w:hAnsi="Cambria"/>
                <w:sz w:val="22"/>
                <w:szCs w:val="22"/>
              </w:rPr>
            </w:pPr>
            <w:r>
              <w:t xml:space="preserve">Os alunos com </w:t>
            </w:r>
            <w:r w:rsidRPr="00336CFF">
              <w:rPr>
                <w:b/>
              </w:rPr>
              <w:t>duas</w:t>
            </w:r>
            <w:r>
              <w:t xml:space="preserve"> reprovações em uma disciplina, para cursos com duração de quatro ou mais anos, ou, com </w:t>
            </w:r>
            <w:r w:rsidRPr="00336CFF">
              <w:rPr>
                <w:b/>
              </w:rPr>
              <w:t>uma</w:t>
            </w:r>
            <w:r>
              <w:t xml:space="preserve"> reprovação, para os demais cursos, serão classificados na faixa de criticidade </w:t>
            </w:r>
            <w:r>
              <w:rPr>
                <w:b/>
              </w:rPr>
              <w:t>L</w:t>
            </w:r>
            <w:r w:rsidRPr="00336CFF">
              <w:rPr>
                <w:b/>
              </w:rPr>
              <w:t>aranja</w:t>
            </w:r>
          </w:p>
        </w:tc>
        <w:tc>
          <w:tcPr>
            <w:tcW w:w="1315" w:type="dxa"/>
            <w:shd w:val="clear" w:color="auto" w:fill="DEEAF6"/>
            <w:vAlign w:val="center"/>
          </w:tcPr>
          <w:p w14:paraId="619CB961" w14:textId="43A01587" w:rsidR="003D6DF1" w:rsidRPr="00CE5471" w:rsidRDefault="003D6DF1" w:rsidP="003D6DF1">
            <w:pPr>
              <w:spacing w:line="100" w:lineRule="atLeast"/>
              <w:rPr>
                <w:rFonts w:ascii="Cambria" w:hAnsi="Cambria"/>
                <w:sz w:val="22"/>
                <w:szCs w:val="22"/>
              </w:rPr>
            </w:pPr>
            <w:r>
              <w:t>Alta</w:t>
            </w:r>
          </w:p>
        </w:tc>
      </w:tr>
      <w:tr w:rsidR="003D6DF1" w14:paraId="1D9C3E3A" w14:textId="77777777" w:rsidTr="003D6DF1">
        <w:trPr>
          <w:trHeight w:val="538"/>
        </w:trPr>
        <w:tc>
          <w:tcPr>
            <w:tcW w:w="842" w:type="dxa"/>
            <w:shd w:val="clear" w:color="auto" w:fill="DEEAF6"/>
            <w:vAlign w:val="center"/>
          </w:tcPr>
          <w:p w14:paraId="65231FC1" w14:textId="6F66C6AA" w:rsidR="003D6DF1" w:rsidRPr="00CE5471" w:rsidRDefault="003D6DF1" w:rsidP="003D6DF1">
            <w:pPr>
              <w:spacing w:line="100" w:lineRule="atLeast"/>
              <w:rPr>
                <w:rFonts w:ascii="Cambria" w:hAnsi="Cambria"/>
                <w:sz w:val="22"/>
                <w:szCs w:val="22"/>
              </w:rPr>
            </w:pPr>
            <w:r w:rsidRPr="009B3828">
              <w:rPr>
                <w:b/>
                <w:color w:val="365F91"/>
              </w:rPr>
              <w:t>RN0</w:t>
            </w:r>
            <w:r>
              <w:rPr>
                <w:b/>
                <w:color w:val="365F91"/>
              </w:rPr>
              <w:t>9</w:t>
            </w:r>
          </w:p>
        </w:tc>
        <w:tc>
          <w:tcPr>
            <w:tcW w:w="7908" w:type="dxa"/>
            <w:shd w:val="clear" w:color="auto" w:fill="auto"/>
            <w:vAlign w:val="center"/>
          </w:tcPr>
          <w:p w14:paraId="0F8616D1" w14:textId="54E053CE" w:rsidR="003D6DF1" w:rsidRPr="00CE5471" w:rsidRDefault="003D6DF1" w:rsidP="003D6DF1">
            <w:pPr>
              <w:spacing w:line="100" w:lineRule="atLeast"/>
              <w:rPr>
                <w:rFonts w:ascii="Cambria" w:hAnsi="Cambria"/>
                <w:sz w:val="22"/>
                <w:szCs w:val="22"/>
              </w:rPr>
            </w:pPr>
            <w:r>
              <w:t xml:space="preserve">Os alunos com </w:t>
            </w:r>
            <w:r w:rsidRPr="00336CFF">
              <w:rPr>
                <w:b/>
              </w:rPr>
              <w:t>três</w:t>
            </w:r>
            <w:r>
              <w:t xml:space="preserve"> reprovações em uma disciplina, para cursos com duração de quatro ou mais anos, ou, com </w:t>
            </w:r>
            <w:r w:rsidRPr="00336CFF">
              <w:rPr>
                <w:b/>
              </w:rPr>
              <w:t>duas</w:t>
            </w:r>
            <w:r>
              <w:t xml:space="preserve"> reprovações, para os demais cursos, serão classificados na faixa de criticidade </w:t>
            </w:r>
            <w:r>
              <w:rPr>
                <w:b/>
              </w:rPr>
              <w:t>V</w:t>
            </w:r>
            <w:r w:rsidRPr="00336CFF">
              <w:rPr>
                <w:b/>
              </w:rPr>
              <w:t>ermelha</w:t>
            </w:r>
          </w:p>
        </w:tc>
        <w:tc>
          <w:tcPr>
            <w:tcW w:w="1315" w:type="dxa"/>
            <w:shd w:val="clear" w:color="auto" w:fill="DEEAF6"/>
            <w:vAlign w:val="center"/>
          </w:tcPr>
          <w:p w14:paraId="26261264" w14:textId="3CFBDCFA" w:rsidR="003D6DF1" w:rsidRPr="00CE5471" w:rsidRDefault="003D6DF1" w:rsidP="003D6DF1">
            <w:pPr>
              <w:spacing w:line="100" w:lineRule="atLeast"/>
              <w:rPr>
                <w:rFonts w:ascii="Cambria" w:hAnsi="Cambria"/>
                <w:sz w:val="22"/>
                <w:szCs w:val="22"/>
              </w:rPr>
            </w:pPr>
            <w:r>
              <w:t>Alta</w:t>
            </w:r>
          </w:p>
        </w:tc>
      </w:tr>
      <w:tr w:rsidR="003D6DF1" w14:paraId="1FF304BA" w14:textId="77777777" w:rsidTr="003D6DF1">
        <w:trPr>
          <w:trHeight w:val="538"/>
        </w:trPr>
        <w:tc>
          <w:tcPr>
            <w:tcW w:w="842" w:type="dxa"/>
            <w:shd w:val="clear" w:color="auto" w:fill="DEEAF6"/>
            <w:vAlign w:val="center"/>
          </w:tcPr>
          <w:p w14:paraId="0E0BFDE2" w14:textId="2559462D" w:rsidR="003D6DF1" w:rsidRPr="00CE5471" w:rsidRDefault="003D6DF1" w:rsidP="003D6DF1">
            <w:pPr>
              <w:spacing w:line="100" w:lineRule="atLeast"/>
              <w:rPr>
                <w:rFonts w:ascii="Cambria" w:hAnsi="Cambria"/>
                <w:sz w:val="22"/>
                <w:szCs w:val="22"/>
              </w:rPr>
            </w:pPr>
            <w:r w:rsidRPr="009B3828">
              <w:rPr>
                <w:b/>
                <w:color w:val="365F91"/>
              </w:rPr>
              <w:t>RN</w:t>
            </w:r>
            <w:r>
              <w:rPr>
                <w:b/>
                <w:color w:val="365F91"/>
              </w:rPr>
              <w:t>1</w:t>
            </w:r>
            <w:r w:rsidRPr="009B3828">
              <w:rPr>
                <w:b/>
                <w:color w:val="365F91"/>
              </w:rPr>
              <w:t>0</w:t>
            </w:r>
          </w:p>
        </w:tc>
        <w:tc>
          <w:tcPr>
            <w:tcW w:w="7908" w:type="dxa"/>
            <w:shd w:val="clear" w:color="auto" w:fill="DEEAF6"/>
            <w:vAlign w:val="center"/>
          </w:tcPr>
          <w:p w14:paraId="7D176D29" w14:textId="6CE600A4" w:rsidR="003D6DF1" w:rsidRPr="00CE5471" w:rsidRDefault="003D6DF1" w:rsidP="003D6DF1">
            <w:pPr>
              <w:spacing w:line="100" w:lineRule="atLeast"/>
              <w:rPr>
                <w:rFonts w:ascii="Cambria" w:hAnsi="Cambria"/>
                <w:sz w:val="22"/>
                <w:szCs w:val="22"/>
              </w:rPr>
            </w:pPr>
            <w:r>
              <w:t xml:space="preserve">Os alunos com </w:t>
            </w:r>
            <w:r w:rsidRPr="00336CFF">
              <w:rPr>
                <w:b/>
              </w:rPr>
              <w:t>mais de três</w:t>
            </w:r>
            <w:r>
              <w:t xml:space="preserve"> reprovações em uma disciplina, para cursos com duração de quatro ou mais anos, ou, com </w:t>
            </w:r>
            <w:r w:rsidRPr="00336CFF">
              <w:rPr>
                <w:b/>
              </w:rPr>
              <w:t>mais de duas</w:t>
            </w:r>
            <w:r>
              <w:t xml:space="preserve"> reprovações, para os demais cursos, serão classificados na faixa de criticidade </w:t>
            </w:r>
            <w:r>
              <w:rPr>
                <w:b/>
              </w:rPr>
              <w:t>P</w:t>
            </w:r>
            <w:r w:rsidRPr="00336CFF">
              <w:rPr>
                <w:b/>
              </w:rPr>
              <w:t>reta</w:t>
            </w:r>
          </w:p>
        </w:tc>
        <w:tc>
          <w:tcPr>
            <w:tcW w:w="1315" w:type="dxa"/>
            <w:shd w:val="clear" w:color="auto" w:fill="DEEAF6"/>
            <w:vAlign w:val="center"/>
          </w:tcPr>
          <w:p w14:paraId="06C3C897" w14:textId="4EB37AAE" w:rsidR="003D6DF1" w:rsidRPr="00CE5471" w:rsidRDefault="003D6DF1" w:rsidP="003D6DF1">
            <w:pPr>
              <w:spacing w:line="100" w:lineRule="atLeast"/>
              <w:rPr>
                <w:rFonts w:ascii="Cambria" w:hAnsi="Cambria"/>
                <w:sz w:val="22"/>
                <w:szCs w:val="22"/>
              </w:rPr>
            </w:pPr>
            <w:r>
              <w:t>Alta</w:t>
            </w:r>
          </w:p>
        </w:tc>
      </w:tr>
      <w:tr w:rsidR="003D6DF1" w14:paraId="0CB8BC6C" w14:textId="77777777" w:rsidTr="003D6DF1">
        <w:trPr>
          <w:trHeight w:val="538"/>
        </w:trPr>
        <w:tc>
          <w:tcPr>
            <w:tcW w:w="842" w:type="dxa"/>
            <w:shd w:val="clear" w:color="auto" w:fill="DEEAF6"/>
            <w:vAlign w:val="center"/>
          </w:tcPr>
          <w:p w14:paraId="49090C11" w14:textId="56763CA7" w:rsidR="003D6DF1" w:rsidRPr="00CE5471" w:rsidRDefault="003D6DF1" w:rsidP="003D6DF1">
            <w:pPr>
              <w:spacing w:line="100" w:lineRule="atLeast"/>
              <w:rPr>
                <w:rFonts w:ascii="Cambria" w:hAnsi="Cambria"/>
                <w:color w:val="365F91"/>
                <w:sz w:val="22"/>
                <w:szCs w:val="22"/>
              </w:rPr>
            </w:pPr>
            <w:r w:rsidRPr="009B3828">
              <w:rPr>
                <w:b/>
                <w:color w:val="365F91"/>
              </w:rPr>
              <w:t>RN</w:t>
            </w:r>
            <w:r>
              <w:rPr>
                <w:b/>
                <w:color w:val="365F91"/>
              </w:rPr>
              <w:t>11</w:t>
            </w:r>
          </w:p>
        </w:tc>
        <w:tc>
          <w:tcPr>
            <w:tcW w:w="7908" w:type="dxa"/>
            <w:shd w:val="clear" w:color="auto" w:fill="auto"/>
            <w:vAlign w:val="center"/>
          </w:tcPr>
          <w:p w14:paraId="7B20C05D" w14:textId="1101AB89" w:rsidR="003D6DF1" w:rsidRPr="00CE5471" w:rsidRDefault="003D6DF1" w:rsidP="003D6DF1">
            <w:pPr>
              <w:spacing w:line="100" w:lineRule="atLeast"/>
              <w:rPr>
                <w:rFonts w:ascii="Cambria" w:hAnsi="Cambria"/>
                <w:sz w:val="22"/>
                <w:szCs w:val="22"/>
              </w:rPr>
            </w:pPr>
            <w:r>
              <w:t xml:space="preserve">Os alunos cuja quantidade de períodos letivos cursados forem igual ou maior do que </w:t>
            </w:r>
            <w:r w:rsidRPr="000F397D">
              <w:rPr>
                <w:b/>
              </w:rPr>
              <w:t>2 x N</w:t>
            </w:r>
            <w:r>
              <w:t xml:space="preserve"> e igual ao menor do que </w:t>
            </w:r>
            <w:r w:rsidRPr="00187317">
              <w:rPr>
                <w:b/>
              </w:rPr>
              <w:t>4 x N - 4</w:t>
            </w:r>
            <w:r>
              <w:t xml:space="preserve">, sendo N a quantidade de anos relativa ao prazo regulamentar para a finalização do respectivo curso, serão classificados na faixa de criticidade </w:t>
            </w:r>
            <w:r>
              <w:rPr>
                <w:b/>
              </w:rPr>
              <w:t>L</w:t>
            </w:r>
            <w:r w:rsidRPr="00336CFF">
              <w:rPr>
                <w:b/>
              </w:rPr>
              <w:t>aranja</w:t>
            </w:r>
          </w:p>
        </w:tc>
        <w:tc>
          <w:tcPr>
            <w:tcW w:w="1315" w:type="dxa"/>
            <w:shd w:val="clear" w:color="auto" w:fill="DEEAF6"/>
            <w:vAlign w:val="center"/>
          </w:tcPr>
          <w:p w14:paraId="3280A7F9" w14:textId="081E6A95" w:rsidR="003D6DF1" w:rsidRPr="00CE5471" w:rsidRDefault="003D6DF1" w:rsidP="003D6DF1">
            <w:pPr>
              <w:spacing w:line="100" w:lineRule="atLeast"/>
              <w:rPr>
                <w:rFonts w:ascii="Cambria" w:hAnsi="Cambria"/>
                <w:sz w:val="22"/>
                <w:szCs w:val="22"/>
              </w:rPr>
            </w:pPr>
            <w:r>
              <w:t>Alta</w:t>
            </w:r>
          </w:p>
        </w:tc>
      </w:tr>
      <w:tr w:rsidR="003D6DF1" w14:paraId="37F4B73D" w14:textId="77777777" w:rsidTr="003D6DF1">
        <w:trPr>
          <w:trHeight w:val="538"/>
        </w:trPr>
        <w:tc>
          <w:tcPr>
            <w:tcW w:w="842" w:type="dxa"/>
            <w:shd w:val="clear" w:color="auto" w:fill="DEEAF6"/>
            <w:vAlign w:val="center"/>
          </w:tcPr>
          <w:p w14:paraId="26214138" w14:textId="11EB985E" w:rsidR="003D6DF1" w:rsidRPr="00CE5471" w:rsidRDefault="003D6DF1" w:rsidP="003D6DF1">
            <w:pPr>
              <w:spacing w:line="100" w:lineRule="atLeast"/>
              <w:rPr>
                <w:rFonts w:ascii="Cambria" w:hAnsi="Cambria"/>
                <w:color w:val="365F91"/>
                <w:sz w:val="22"/>
                <w:szCs w:val="22"/>
              </w:rPr>
            </w:pPr>
            <w:r w:rsidRPr="009B3828">
              <w:rPr>
                <w:b/>
                <w:color w:val="365F91"/>
              </w:rPr>
              <w:t>RN</w:t>
            </w:r>
            <w:r>
              <w:rPr>
                <w:b/>
                <w:color w:val="365F91"/>
              </w:rPr>
              <w:t>12</w:t>
            </w:r>
          </w:p>
        </w:tc>
        <w:tc>
          <w:tcPr>
            <w:tcW w:w="7908" w:type="dxa"/>
            <w:shd w:val="clear" w:color="auto" w:fill="DEEAF6"/>
            <w:vAlign w:val="center"/>
          </w:tcPr>
          <w:p w14:paraId="64CFCDD8" w14:textId="16411782" w:rsidR="003D6DF1" w:rsidRPr="00CE5471" w:rsidRDefault="003D6DF1" w:rsidP="003D6DF1">
            <w:pPr>
              <w:spacing w:line="100" w:lineRule="atLeast"/>
              <w:rPr>
                <w:rFonts w:ascii="Cambria" w:hAnsi="Cambria"/>
                <w:sz w:val="22"/>
                <w:szCs w:val="22"/>
              </w:rPr>
            </w:pPr>
            <w:r>
              <w:t>Eventuais trancamentos totais de período serão excluídos dos cálculos para as faixas de criticidade</w:t>
            </w:r>
          </w:p>
        </w:tc>
        <w:tc>
          <w:tcPr>
            <w:tcW w:w="1315" w:type="dxa"/>
            <w:shd w:val="clear" w:color="auto" w:fill="DEEAF6"/>
            <w:vAlign w:val="center"/>
          </w:tcPr>
          <w:p w14:paraId="1318C2C5" w14:textId="5A2F8308" w:rsidR="003D6DF1" w:rsidRPr="00CE5471" w:rsidRDefault="003D6DF1" w:rsidP="003D6DF1">
            <w:pPr>
              <w:spacing w:line="100" w:lineRule="atLeast"/>
              <w:rPr>
                <w:rFonts w:ascii="Cambria" w:hAnsi="Cambria"/>
                <w:sz w:val="22"/>
                <w:szCs w:val="22"/>
              </w:rPr>
            </w:pPr>
            <w:r>
              <w:t>Alta</w:t>
            </w:r>
          </w:p>
        </w:tc>
      </w:tr>
      <w:tr w:rsidR="003D6DF1" w14:paraId="25330458" w14:textId="77777777" w:rsidTr="003D6DF1">
        <w:trPr>
          <w:trHeight w:val="538"/>
        </w:trPr>
        <w:tc>
          <w:tcPr>
            <w:tcW w:w="842" w:type="dxa"/>
            <w:shd w:val="clear" w:color="auto" w:fill="DEEAF6"/>
            <w:vAlign w:val="center"/>
          </w:tcPr>
          <w:p w14:paraId="4226776D" w14:textId="6BC2BB92" w:rsidR="003D6DF1" w:rsidRPr="00CE5471" w:rsidRDefault="003D6DF1" w:rsidP="003D6DF1">
            <w:pPr>
              <w:spacing w:line="100" w:lineRule="atLeast"/>
              <w:rPr>
                <w:rFonts w:ascii="Cambria" w:hAnsi="Cambria"/>
                <w:color w:val="365F91"/>
                <w:sz w:val="22"/>
                <w:szCs w:val="22"/>
              </w:rPr>
            </w:pPr>
            <w:r w:rsidRPr="009B3828">
              <w:rPr>
                <w:b/>
                <w:color w:val="365F91"/>
              </w:rPr>
              <w:t>RN</w:t>
            </w:r>
            <w:r>
              <w:rPr>
                <w:b/>
                <w:color w:val="365F91"/>
              </w:rPr>
              <w:t>13</w:t>
            </w:r>
          </w:p>
        </w:tc>
        <w:tc>
          <w:tcPr>
            <w:tcW w:w="7908" w:type="dxa"/>
            <w:shd w:val="clear" w:color="auto" w:fill="auto"/>
            <w:vAlign w:val="center"/>
          </w:tcPr>
          <w:p w14:paraId="58C06963" w14:textId="28A2BEEF" w:rsidR="003D6DF1" w:rsidRPr="00CE5471" w:rsidRDefault="003D6DF1" w:rsidP="003D6DF1">
            <w:pPr>
              <w:spacing w:line="100" w:lineRule="atLeast"/>
              <w:rPr>
                <w:rFonts w:ascii="Cambria" w:hAnsi="Cambria"/>
                <w:sz w:val="22"/>
                <w:szCs w:val="22"/>
              </w:rPr>
            </w:pPr>
            <w:r>
              <w:t xml:space="preserve">Os alunos cuja quantidade de períodos letivos cursados forem igual ou maior do que </w:t>
            </w:r>
            <w:r w:rsidRPr="00187317">
              <w:rPr>
                <w:b/>
              </w:rPr>
              <w:t>4 x N - 3</w:t>
            </w:r>
            <w:r>
              <w:t xml:space="preserve"> serão classificados na faixa de criticidade </w:t>
            </w:r>
            <w:r>
              <w:rPr>
                <w:b/>
              </w:rPr>
              <w:t>V</w:t>
            </w:r>
            <w:r w:rsidRPr="001052BA">
              <w:rPr>
                <w:b/>
              </w:rPr>
              <w:t>ermelha</w:t>
            </w:r>
          </w:p>
        </w:tc>
        <w:tc>
          <w:tcPr>
            <w:tcW w:w="1315" w:type="dxa"/>
            <w:shd w:val="clear" w:color="auto" w:fill="DEEAF6"/>
            <w:vAlign w:val="center"/>
          </w:tcPr>
          <w:p w14:paraId="6897DE2B" w14:textId="0683AA13" w:rsidR="003D6DF1" w:rsidRPr="00CE5471" w:rsidRDefault="003D6DF1" w:rsidP="003D6DF1">
            <w:pPr>
              <w:spacing w:line="100" w:lineRule="atLeast"/>
              <w:rPr>
                <w:rFonts w:ascii="Cambria" w:hAnsi="Cambria"/>
                <w:sz w:val="22"/>
                <w:szCs w:val="22"/>
              </w:rPr>
            </w:pPr>
            <w:r>
              <w:t>Alta</w:t>
            </w:r>
          </w:p>
        </w:tc>
      </w:tr>
      <w:tr w:rsidR="003D6DF1" w14:paraId="47DEBBBB" w14:textId="77777777" w:rsidTr="003D6DF1">
        <w:trPr>
          <w:trHeight w:val="538"/>
        </w:trPr>
        <w:tc>
          <w:tcPr>
            <w:tcW w:w="842" w:type="dxa"/>
            <w:shd w:val="clear" w:color="auto" w:fill="DEEAF6"/>
            <w:vAlign w:val="center"/>
          </w:tcPr>
          <w:p w14:paraId="00E1E705" w14:textId="46D4DD15" w:rsidR="003D6DF1" w:rsidRPr="009B3828" w:rsidRDefault="003D6DF1" w:rsidP="003D6DF1">
            <w:pPr>
              <w:spacing w:line="100" w:lineRule="atLeast"/>
              <w:rPr>
                <w:b/>
                <w:color w:val="365F91"/>
              </w:rPr>
            </w:pPr>
            <w:r w:rsidRPr="009B3828">
              <w:rPr>
                <w:b/>
                <w:color w:val="365F91"/>
              </w:rPr>
              <w:t>RN</w:t>
            </w:r>
            <w:r>
              <w:rPr>
                <w:b/>
                <w:color w:val="365F91"/>
              </w:rPr>
              <w:t>14</w:t>
            </w:r>
          </w:p>
        </w:tc>
        <w:tc>
          <w:tcPr>
            <w:tcW w:w="7908" w:type="dxa"/>
            <w:shd w:val="clear" w:color="auto" w:fill="auto"/>
            <w:vAlign w:val="center"/>
          </w:tcPr>
          <w:p w14:paraId="75685A9E" w14:textId="6F325AE6" w:rsidR="003D6DF1" w:rsidRDefault="003D6DF1" w:rsidP="003D6DF1">
            <w:pPr>
              <w:spacing w:line="100" w:lineRule="atLeast"/>
            </w:pPr>
            <w:r>
              <w:t xml:space="preserve">Os alunos cuja quantidade de períodos letivos cursados ultrapassarem o máximo de períodos permitidos em seu curso, ou, até mesmo em caso de projeção, conforme o andamento atual dos períodos cursados, serão classificados na faixa de criticidade </w:t>
            </w:r>
            <w:r>
              <w:rPr>
                <w:b/>
              </w:rPr>
              <w:t>pret</w:t>
            </w:r>
            <w:r w:rsidRPr="001052BA">
              <w:rPr>
                <w:b/>
              </w:rPr>
              <w:t>a</w:t>
            </w:r>
          </w:p>
        </w:tc>
        <w:tc>
          <w:tcPr>
            <w:tcW w:w="1315" w:type="dxa"/>
            <w:shd w:val="clear" w:color="auto" w:fill="DEEAF6"/>
            <w:vAlign w:val="center"/>
          </w:tcPr>
          <w:p w14:paraId="3F695B42" w14:textId="79D61573" w:rsidR="003D6DF1" w:rsidRDefault="003D6DF1" w:rsidP="003D6DF1">
            <w:pPr>
              <w:spacing w:line="100" w:lineRule="atLeast"/>
            </w:pPr>
            <w:r>
              <w:t>Alta</w:t>
            </w:r>
          </w:p>
        </w:tc>
      </w:tr>
      <w:tr w:rsidR="003D6DF1" w14:paraId="3532AD24" w14:textId="77777777" w:rsidTr="003D6DF1">
        <w:trPr>
          <w:trHeight w:val="538"/>
        </w:trPr>
        <w:tc>
          <w:tcPr>
            <w:tcW w:w="842" w:type="dxa"/>
            <w:shd w:val="clear" w:color="auto" w:fill="DEEAF6"/>
            <w:vAlign w:val="center"/>
          </w:tcPr>
          <w:p w14:paraId="763BE0F8" w14:textId="7429143E" w:rsidR="003D6DF1" w:rsidRPr="009B3828" w:rsidRDefault="003D6DF1" w:rsidP="003D6DF1">
            <w:pPr>
              <w:spacing w:line="100" w:lineRule="atLeast"/>
              <w:rPr>
                <w:b/>
                <w:color w:val="365F91"/>
              </w:rPr>
            </w:pPr>
            <w:r w:rsidRPr="009B3828">
              <w:rPr>
                <w:b/>
                <w:color w:val="365F91"/>
              </w:rPr>
              <w:t>RN</w:t>
            </w:r>
            <w:r>
              <w:rPr>
                <w:b/>
                <w:color w:val="365F91"/>
              </w:rPr>
              <w:t>15</w:t>
            </w:r>
          </w:p>
        </w:tc>
        <w:tc>
          <w:tcPr>
            <w:tcW w:w="7908" w:type="dxa"/>
            <w:shd w:val="clear" w:color="auto" w:fill="auto"/>
            <w:vAlign w:val="center"/>
          </w:tcPr>
          <w:p w14:paraId="72329229" w14:textId="66FA8A61" w:rsidR="003D6DF1" w:rsidRDefault="003D6DF1" w:rsidP="003D6DF1">
            <w:pPr>
              <w:spacing w:line="100" w:lineRule="atLeast"/>
            </w:pPr>
            <w:r>
              <w:t xml:space="preserve">Os alunos classificados na faixa de criticidade </w:t>
            </w:r>
            <w:r>
              <w:rPr>
                <w:b/>
              </w:rPr>
              <w:t>P</w:t>
            </w:r>
            <w:r w:rsidRPr="007415F8">
              <w:rPr>
                <w:b/>
              </w:rPr>
              <w:t>reta</w:t>
            </w:r>
            <w:r>
              <w:t xml:space="preserve"> não poderão ser reprovados em nenhuma das disciplinas restantes e não poderão realizar trancamentos</w:t>
            </w:r>
          </w:p>
        </w:tc>
        <w:tc>
          <w:tcPr>
            <w:tcW w:w="1315" w:type="dxa"/>
            <w:shd w:val="clear" w:color="auto" w:fill="DEEAF6"/>
            <w:vAlign w:val="center"/>
          </w:tcPr>
          <w:p w14:paraId="191E29B4" w14:textId="349B8ED2" w:rsidR="003D6DF1" w:rsidRDefault="003D6DF1" w:rsidP="003D6DF1">
            <w:pPr>
              <w:spacing w:line="100" w:lineRule="atLeast"/>
            </w:pPr>
            <w:r>
              <w:t>Alta</w:t>
            </w:r>
          </w:p>
        </w:tc>
      </w:tr>
      <w:tr w:rsidR="003D6DF1" w14:paraId="04B9140E" w14:textId="77777777" w:rsidTr="003D6DF1">
        <w:trPr>
          <w:trHeight w:val="538"/>
        </w:trPr>
        <w:tc>
          <w:tcPr>
            <w:tcW w:w="842" w:type="dxa"/>
            <w:shd w:val="clear" w:color="auto" w:fill="DEEAF6"/>
            <w:vAlign w:val="center"/>
          </w:tcPr>
          <w:p w14:paraId="10045E00" w14:textId="4B4307B8" w:rsidR="003D6DF1" w:rsidRPr="009B3828" w:rsidRDefault="003D6DF1" w:rsidP="003D6DF1">
            <w:pPr>
              <w:spacing w:line="100" w:lineRule="atLeast"/>
              <w:rPr>
                <w:b/>
                <w:color w:val="365F91"/>
              </w:rPr>
            </w:pPr>
            <w:r w:rsidRPr="009B3828">
              <w:rPr>
                <w:b/>
                <w:color w:val="365F91"/>
              </w:rPr>
              <w:t>RN</w:t>
            </w:r>
            <w:r>
              <w:rPr>
                <w:b/>
                <w:color w:val="365F91"/>
              </w:rPr>
              <w:t>16</w:t>
            </w:r>
          </w:p>
        </w:tc>
        <w:tc>
          <w:tcPr>
            <w:tcW w:w="7908" w:type="dxa"/>
            <w:shd w:val="clear" w:color="auto" w:fill="auto"/>
            <w:vAlign w:val="center"/>
          </w:tcPr>
          <w:p w14:paraId="1296D25C" w14:textId="658C053E" w:rsidR="003D6DF1" w:rsidRDefault="003D6DF1" w:rsidP="003D6DF1">
            <w:pPr>
              <w:spacing w:line="100" w:lineRule="atLeast"/>
            </w:pPr>
            <w:r>
              <w:t xml:space="preserve">Os alunos classificados na faixa de criticidade </w:t>
            </w:r>
            <w:r>
              <w:rPr>
                <w:b/>
              </w:rPr>
              <w:t>P</w:t>
            </w:r>
            <w:r w:rsidRPr="00376BB6">
              <w:rPr>
                <w:b/>
              </w:rPr>
              <w:t>reta</w:t>
            </w:r>
            <w:r>
              <w:t xml:space="preserve"> devem cursar um conjunto de disciplinas cujo o total de créditos obedeça à expressão </w:t>
            </w:r>
            <w:r w:rsidRPr="00376BB6">
              <w:rPr>
                <w:b/>
              </w:rPr>
              <w:t>c = min(20, t)</w:t>
            </w:r>
            <w:r w:rsidRPr="00376BB6">
              <w:t>, sendo</w:t>
            </w:r>
            <w:r>
              <w:t xml:space="preserve"> t o total de créditos devidos para a conclusão de seus cursos</w:t>
            </w:r>
          </w:p>
        </w:tc>
        <w:tc>
          <w:tcPr>
            <w:tcW w:w="1315" w:type="dxa"/>
            <w:shd w:val="clear" w:color="auto" w:fill="DEEAF6"/>
            <w:vAlign w:val="center"/>
          </w:tcPr>
          <w:p w14:paraId="3F10DB47" w14:textId="47B20ED7" w:rsidR="003D6DF1" w:rsidRDefault="003D6DF1" w:rsidP="003D6DF1">
            <w:pPr>
              <w:spacing w:line="100" w:lineRule="atLeast"/>
            </w:pPr>
            <w:r>
              <w:t>Alta</w:t>
            </w:r>
          </w:p>
        </w:tc>
      </w:tr>
      <w:tr w:rsidR="003D6DF1" w14:paraId="6A92AAF6" w14:textId="77777777" w:rsidTr="003D6DF1">
        <w:trPr>
          <w:trHeight w:val="538"/>
        </w:trPr>
        <w:tc>
          <w:tcPr>
            <w:tcW w:w="842" w:type="dxa"/>
            <w:shd w:val="clear" w:color="auto" w:fill="DEEAF6"/>
            <w:vAlign w:val="center"/>
          </w:tcPr>
          <w:p w14:paraId="22141416" w14:textId="17B59F0C" w:rsidR="003D6DF1" w:rsidRPr="009B3828" w:rsidRDefault="003D6DF1" w:rsidP="003D6DF1">
            <w:pPr>
              <w:spacing w:line="100" w:lineRule="atLeast"/>
              <w:rPr>
                <w:b/>
                <w:color w:val="365F91"/>
              </w:rPr>
            </w:pPr>
            <w:r w:rsidRPr="009B3828">
              <w:rPr>
                <w:b/>
                <w:color w:val="365F91"/>
              </w:rPr>
              <w:t>RN</w:t>
            </w:r>
            <w:r>
              <w:rPr>
                <w:b/>
                <w:color w:val="365F91"/>
              </w:rPr>
              <w:t>17</w:t>
            </w:r>
          </w:p>
        </w:tc>
        <w:tc>
          <w:tcPr>
            <w:tcW w:w="7908" w:type="dxa"/>
            <w:shd w:val="clear" w:color="auto" w:fill="auto"/>
            <w:vAlign w:val="center"/>
          </w:tcPr>
          <w:p w14:paraId="7753444A" w14:textId="2DA3569E" w:rsidR="003D6DF1" w:rsidRDefault="003D6DF1" w:rsidP="003D6DF1">
            <w:pPr>
              <w:spacing w:line="100" w:lineRule="atLeast"/>
            </w:pPr>
            <w:r>
              <w:t xml:space="preserve">Somente em caso de problemas de saúde os alunos classificados na faixa de criticidade </w:t>
            </w:r>
            <w:r>
              <w:rPr>
                <w:b/>
              </w:rPr>
              <w:t>P</w:t>
            </w:r>
            <w:r w:rsidRPr="00996136">
              <w:rPr>
                <w:b/>
              </w:rPr>
              <w:t>reta</w:t>
            </w:r>
            <w:r>
              <w:t xml:space="preserve"> poderão realizar trancamentos</w:t>
            </w:r>
          </w:p>
        </w:tc>
        <w:tc>
          <w:tcPr>
            <w:tcW w:w="1315" w:type="dxa"/>
            <w:shd w:val="clear" w:color="auto" w:fill="DEEAF6"/>
            <w:vAlign w:val="center"/>
          </w:tcPr>
          <w:p w14:paraId="506FC2D8" w14:textId="6E3EBB45" w:rsidR="003D6DF1" w:rsidRDefault="003D6DF1" w:rsidP="003D6DF1">
            <w:pPr>
              <w:spacing w:line="100" w:lineRule="atLeast"/>
            </w:pPr>
            <w:r>
              <w:t>Média</w:t>
            </w:r>
          </w:p>
        </w:tc>
      </w:tr>
      <w:tr w:rsidR="003D6DF1" w14:paraId="775671E9" w14:textId="77777777" w:rsidTr="003D6DF1">
        <w:trPr>
          <w:trHeight w:val="538"/>
        </w:trPr>
        <w:tc>
          <w:tcPr>
            <w:tcW w:w="842" w:type="dxa"/>
            <w:shd w:val="clear" w:color="auto" w:fill="DEEAF6"/>
            <w:vAlign w:val="center"/>
          </w:tcPr>
          <w:p w14:paraId="5DC8462F" w14:textId="4A5CE7BD" w:rsidR="003D6DF1" w:rsidRPr="009B3828" w:rsidRDefault="003D6DF1" w:rsidP="003D6DF1">
            <w:pPr>
              <w:spacing w:line="100" w:lineRule="atLeast"/>
              <w:rPr>
                <w:b/>
                <w:color w:val="365F91"/>
              </w:rPr>
            </w:pPr>
            <w:r w:rsidRPr="009B3828">
              <w:rPr>
                <w:b/>
                <w:color w:val="365F91"/>
              </w:rPr>
              <w:t>RN</w:t>
            </w:r>
            <w:r>
              <w:rPr>
                <w:b/>
                <w:color w:val="365F91"/>
              </w:rPr>
              <w:t>18</w:t>
            </w:r>
          </w:p>
        </w:tc>
        <w:tc>
          <w:tcPr>
            <w:tcW w:w="7908" w:type="dxa"/>
            <w:shd w:val="clear" w:color="auto" w:fill="auto"/>
            <w:vAlign w:val="center"/>
          </w:tcPr>
          <w:p w14:paraId="67395203" w14:textId="69330D4F" w:rsidR="003D6DF1" w:rsidRDefault="003D6DF1" w:rsidP="003D6DF1">
            <w:pPr>
              <w:spacing w:line="100" w:lineRule="atLeast"/>
            </w:pPr>
            <w:r>
              <w:t>O relatório de discentes nas faixas de criticidade deve ser gerado uma vez por período letivo, cinco dias após o fechamento do lançamento das notas do período</w:t>
            </w:r>
          </w:p>
        </w:tc>
        <w:tc>
          <w:tcPr>
            <w:tcW w:w="1315" w:type="dxa"/>
            <w:shd w:val="clear" w:color="auto" w:fill="DEEAF6"/>
            <w:vAlign w:val="center"/>
          </w:tcPr>
          <w:p w14:paraId="1D0C2E3C" w14:textId="66926CC2" w:rsidR="003D6DF1" w:rsidRDefault="003D6DF1" w:rsidP="003D6DF1">
            <w:pPr>
              <w:spacing w:line="100" w:lineRule="atLeast"/>
            </w:pPr>
            <w:r>
              <w:t>Alta</w:t>
            </w:r>
          </w:p>
        </w:tc>
      </w:tr>
      <w:tr w:rsidR="003D6DF1" w14:paraId="7072C79F" w14:textId="77777777" w:rsidTr="003D6DF1">
        <w:trPr>
          <w:trHeight w:val="538"/>
        </w:trPr>
        <w:tc>
          <w:tcPr>
            <w:tcW w:w="842" w:type="dxa"/>
            <w:shd w:val="clear" w:color="auto" w:fill="DEEAF6"/>
            <w:vAlign w:val="center"/>
          </w:tcPr>
          <w:p w14:paraId="49972B4E" w14:textId="7E6104E3" w:rsidR="003D6DF1" w:rsidRPr="009B3828" w:rsidRDefault="003D6DF1" w:rsidP="003D6DF1">
            <w:pPr>
              <w:spacing w:line="100" w:lineRule="atLeast"/>
              <w:rPr>
                <w:b/>
                <w:color w:val="365F91"/>
              </w:rPr>
            </w:pPr>
            <w:r w:rsidRPr="009B3828">
              <w:rPr>
                <w:b/>
                <w:color w:val="365F91"/>
              </w:rPr>
              <w:t>RN</w:t>
            </w:r>
            <w:r>
              <w:rPr>
                <w:b/>
                <w:color w:val="365F91"/>
              </w:rPr>
              <w:t>19</w:t>
            </w:r>
          </w:p>
        </w:tc>
        <w:tc>
          <w:tcPr>
            <w:tcW w:w="7908" w:type="dxa"/>
            <w:shd w:val="clear" w:color="auto" w:fill="auto"/>
            <w:vAlign w:val="center"/>
          </w:tcPr>
          <w:p w14:paraId="47651E9C" w14:textId="6B05687B" w:rsidR="003D6DF1" w:rsidRDefault="003D6DF1" w:rsidP="003D6DF1">
            <w:pPr>
              <w:spacing w:line="100" w:lineRule="atLeast"/>
            </w:pPr>
            <w:r>
              <w:t>A notificação de convocação às reuniões das CADDs deverá ser por tela e/ou e-mail, se o cadastro do aluno estiver completo</w:t>
            </w:r>
          </w:p>
        </w:tc>
        <w:tc>
          <w:tcPr>
            <w:tcW w:w="1315" w:type="dxa"/>
            <w:shd w:val="clear" w:color="auto" w:fill="DEEAF6"/>
            <w:vAlign w:val="center"/>
          </w:tcPr>
          <w:p w14:paraId="0D542742" w14:textId="498625CD" w:rsidR="003D6DF1" w:rsidRDefault="003D6DF1" w:rsidP="003D6DF1">
            <w:pPr>
              <w:spacing w:line="100" w:lineRule="atLeast"/>
            </w:pPr>
            <w:r>
              <w:t>Alta</w:t>
            </w:r>
          </w:p>
        </w:tc>
      </w:tr>
      <w:tr w:rsidR="003D6DF1" w14:paraId="3C8CA12D" w14:textId="77777777" w:rsidTr="003D6DF1">
        <w:trPr>
          <w:trHeight w:val="538"/>
        </w:trPr>
        <w:tc>
          <w:tcPr>
            <w:tcW w:w="842" w:type="dxa"/>
            <w:shd w:val="clear" w:color="auto" w:fill="DEEAF6"/>
            <w:vAlign w:val="center"/>
          </w:tcPr>
          <w:p w14:paraId="58E8F318" w14:textId="7A101C60" w:rsidR="003D6DF1" w:rsidRPr="009B3828" w:rsidRDefault="003D6DF1" w:rsidP="003D6DF1">
            <w:pPr>
              <w:spacing w:line="100" w:lineRule="atLeast"/>
              <w:rPr>
                <w:b/>
                <w:color w:val="365F91"/>
              </w:rPr>
            </w:pPr>
            <w:r w:rsidRPr="009B3828">
              <w:rPr>
                <w:b/>
                <w:color w:val="365F91"/>
              </w:rPr>
              <w:t>RN</w:t>
            </w:r>
            <w:r>
              <w:rPr>
                <w:b/>
                <w:color w:val="365F91"/>
              </w:rPr>
              <w:t>20</w:t>
            </w:r>
          </w:p>
        </w:tc>
        <w:tc>
          <w:tcPr>
            <w:tcW w:w="7908" w:type="dxa"/>
            <w:shd w:val="clear" w:color="auto" w:fill="auto"/>
            <w:vAlign w:val="center"/>
          </w:tcPr>
          <w:p w14:paraId="7BC2B9DB" w14:textId="571D97B1" w:rsidR="003D6DF1" w:rsidRDefault="003D6DF1" w:rsidP="003D6DF1">
            <w:pPr>
              <w:spacing w:line="100" w:lineRule="atLeast"/>
            </w:pPr>
            <w:r>
              <w:t>O termo de convocação deverá possuir a data, a assinatura do aluno e mensagem de obrigatoriedade do comparecimento em todas as convocações subsequentes da CADD</w:t>
            </w:r>
          </w:p>
        </w:tc>
        <w:tc>
          <w:tcPr>
            <w:tcW w:w="1315" w:type="dxa"/>
            <w:shd w:val="clear" w:color="auto" w:fill="DEEAF6"/>
            <w:vAlign w:val="center"/>
          </w:tcPr>
          <w:p w14:paraId="786101BD" w14:textId="25515538" w:rsidR="003D6DF1" w:rsidRDefault="003D6DF1" w:rsidP="003D6DF1">
            <w:pPr>
              <w:spacing w:line="100" w:lineRule="atLeast"/>
            </w:pPr>
            <w:r>
              <w:t>Alta</w:t>
            </w:r>
          </w:p>
        </w:tc>
      </w:tr>
      <w:tr w:rsidR="003D6DF1" w14:paraId="486F9E7D" w14:textId="77777777" w:rsidTr="003D6DF1">
        <w:trPr>
          <w:trHeight w:val="538"/>
        </w:trPr>
        <w:tc>
          <w:tcPr>
            <w:tcW w:w="842" w:type="dxa"/>
            <w:shd w:val="clear" w:color="auto" w:fill="DEEAF6"/>
            <w:vAlign w:val="center"/>
          </w:tcPr>
          <w:p w14:paraId="1F95D780" w14:textId="7D2007E9" w:rsidR="003D6DF1" w:rsidRPr="009B3828" w:rsidRDefault="003D6DF1" w:rsidP="003D6DF1">
            <w:pPr>
              <w:spacing w:line="100" w:lineRule="atLeast"/>
              <w:rPr>
                <w:b/>
                <w:color w:val="365F91"/>
              </w:rPr>
            </w:pPr>
            <w:r w:rsidRPr="009B3828">
              <w:rPr>
                <w:b/>
                <w:color w:val="365F91"/>
              </w:rPr>
              <w:t>RN</w:t>
            </w:r>
            <w:r>
              <w:rPr>
                <w:b/>
                <w:color w:val="365F91"/>
              </w:rPr>
              <w:t>21</w:t>
            </w:r>
          </w:p>
        </w:tc>
        <w:tc>
          <w:tcPr>
            <w:tcW w:w="7908" w:type="dxa"/>
            <w:shd w:val="clear" w:color="auto" w:fill="auto"/>
            <w:vAlign w:val="center"/>
          </w:tcPr>
          <w:p w14:paraId="527918D9" w14:textId="50DC6211" w:rsidR="003D6DF1" w:rsidRDefault="003D6DF1" w:rsidP="003D6DF1">
            <w:pPr>
              <w:spacing w:line="100" w:lineRule="atLeast"/>
            </w:pPr>
            <w:r w:rsidRPr="00115D23">
              <w:t>O formato dos relatórios será o PDF</w:t>
            </w:r>
          </w:p>
        </w:tc>
        <w:tc>
          <w:tcPr>
            <w:tcW w:w="1315" w:type="dxa"/>
            <w:shd w:val="clear" w:color="auto" w:fill="DEEAF6"/>
            <w:vAlign w:val="center"/>
          </w:tcPr>
          <w:p w14:paraId="0ABB2463" w14:textId="31AAF9B9" w:rsidR="003D6DF1" w:rsidRDefault="003D6DF1" w:rsidP="003D6DF1">
            <w:pPr>
              <w:spacing w:line="100" w:lineRule="atLeast"/>
            </w:pPr>
            <w:r>
              <w:t>Alta</w:t>
            </w:r>
          </w:p>
        </w:tc>
      </w:tr>
      <w:tr w:rsidR="003D6DF1" w14:paraId="36D3AC32" w14:textId="77777777" w:rsidTr="003D6DF1">
        <w:trPr>
          <w:trHeight w:val="538"/>
        </w:trPr>
        <w:tc>
          <w:tcPr>
            <w:tcW w:w="842" w:type="dxa"/>
            <w:shd w:val="clear" w:color="auto" w:fill="DEEAF6"/>
            <w:vAlign w:val="center"/>
          </w:tcPr>
          <w:p w14:paraId="2FAA42F8" w14:textId="7181BFEB" w:rsidR="003D6DF1" w:rsidRPr="009B3828" w:rsidRDefault="003D6DF1" w:rsidP="003D6DF1">
            <w:pPr>
              <w:spacing w:line="100" w:lineRule="atLeast"/>
              <w:rPr>
                <w:b/>
                <w:color w:val="365F91"/>
              </w:rPr>
            </w:pPr>
            <w:r w:rsidRPr="009B3828">
              <w:rPr>
                <w:b/>
                <w:color w:val="365F91"/>
              </w:rPr>
              <w:t>RN</w:t>
            </w:r>
            <w:r>
              <w:rPr>
                <w:b/>
                <w:color w:val="365F91"/>
              </w:rPr>
              <w:t>22</w:t>
            </w:r>
          </w:p>
        </w:tc>
        <w:tc>
          <w:tcPr>
            <w:tcW w:w="7908" w:type="dxa"/>
            <w:shd w:val="clear" w:color="auto" w:fill="auto"/>
            <w:vAlign w:val="center"/>
          </w:tcPr>
          <w:p w14:paraId="31D7F491" w14:textId="19AC9EB2" w:rsidR="003D6DF1" w:rsidRPr="00115D23" w:rsidRDefault="003D6DF1" w:rsidP="003D6DF1">
            <w:pPr>
              <w:spacing w:line="100" w:lineRule="atLeast"/>
            </w:pPr>
            <w:r>
              <w:t>Os planos de estudo dos alunos deverão possuir entradas agrupadas por períodos letivos futuros e as disciplinas a serem cursadas até o término previsto</w:t>
            </w:r>
          </w:p>
        </w:tc>
        <w:tc>
          <w:tcPr>
            <w:tcW w:w="1315" w:type="dxa"/>
            <w:shd w:val="clear" w:color="auto" w:fill="DEEAF6"/>
            <w:vAlign w:val="center"/>
          </w:tcPr>
          <w:p w14:paraId="44CE3BA9" w14:textId="0E50E41D" w:rsidR="003D6DF1" w:rsidRDefault="003D6DF1" w:rsidP="003D6DF1">
            <w:pPr>
              <w:spacing w:line="100" w:lineRule="atLeast"/>
            </w:pPr>
            <w:r>
              <w:t>Alta</w:t>
            </w:r>
          </w:p>
        </w:tc>
      </w:tr>
      <w:tr w:rsidR="003D6DF1" w14:paraId="1233BB9A" w14:textId="77777777" w:rsidTr="003D6DF1">
        <w:trPr>
          <w:trHeight w:val="538"/>
        </w:trPr>
        <w:tc>
          <w:tcPr>
            <w:tcW w:w="842" w:type="dxa"/>
            <w:shd w:val="clear" w:color="auto" w:fill="DEEAF6"/>
            <w:vAlign w:val="center"/>
          </w:tcPr>
          <w:p w14:paraId="61CF11AF" w14:textId="65B0D032" w:rsidR="003D6DF1" w:rsidRPr="009B3828" w:rsidRDefault="003D6DF1" w:rsidP="003D6DF1">
            <w:pPr>
              <w:spacing w:line="100" w:lineRule="atLeast"/>
              <w:rPr>
                <w:b/>
                <w:color w:val="365F91"/>
              </w:rPr>
            </w:pPr>
            <w:r w:rsidRPr="009B3828">
              <w:rPr>
                <w:b/>
                <w:color w:val="365F91"/>
              </w:rPr>
              <w:t>RN</w:t>
            </w:r>
            <w:r>
              <w:rPr>
                <w:b/>
                <w:color w:val="365F91"/>
              </w:rPr>
              <w:t>23</w:t>
            </w:r>
          </w:p>
        </w:tc>
        <w:tc>
          <w:tcPr>
            <w:tcW w:w="7908" w:type="dxa"/>
            <w:shd w:val="clear" w:color="auto" w:fill="auto"/>
            <w:vAlign w:val="center"/>
          </w:tcPr>
          <w:p w14:paraId="5FE65EE8" w14:textId="4B2FF26B" w:rsidR="003D6DF1" w:rsidRDefault="003D6DF1" w:rsidP="003D6DF1">
            <w:pPr>
              <w:spacing w:line="100" w:lineRule="atLeast"/>
            </w:pPr>
            <w:r>
              <w:t>No plano de estudo deverá constar a data e a assinatura do aluno e será impresso em duas vias</w:t>
            </w:r>
          </w:p>
        </w:tc>
        <w:tc>
          <w:tcPr>
            <w:tcW w:w="1315" w:type="dxa"/>
            <w:shd w:val="clear" w:color="auto" w:fill="DEEAF6"/>
            <w:vAlign w:val="center"/>
          </w:tcPr>
          <w:p w14:paraId="23D3DF8C" w14:textId="0973CE10" w:rsidR="003D6DF1" w:rsidRDefault="003D6DF1" w:rsidP="003D6DF1">
            <w:pPr>
              <w:spacing w:line="100" w:lineRule="atLeast"/>
            </w:pPr>
            <w:r>
              <w:t>Alta</w:t>
            </w:r>
          </w:p>
        </w:tc>
      </w:tr>
      <w:tr w:rsidR="003D6DF1" w14:paraId="12FCB4D8" w14:textId="77777777" w:rsidTr="003D6DF1">
        <w:trPr>
          <w:trHeight w:val="538"/>
        </w:trPr>
        <w:tc>
          <w:tcPr>
            <w:tcW w:w="842" w:type="dxa"/>
            <w:shd w:val="clear" w:color="auto" w:fill="DEEAF6"/>
            <w:vAlign w:val="center"/>
          </w:tcPr>
          <w:p w14:paraId="684ACDEC" w14:textId="03B28B74" w:rsidR="003D6DF1" w:rsidRPr="009B3828" w:rsidRDefault="003D6DF1" w:rsidP="003D6DF1">
            <w:pPr>
              <w:spacing w:line="100" w:lineRule="atLeast"/>
              <w:rPr>
                <w:b/>
                <w:color w:val="365F91"/>
              </w:rPr>
            </w:pPr>
            <w:r w:rsidRPr="009B3828">
              <w:rPr>
                <w:b/>
                <w:color w:val="365F91"/>
              </w:rPr>
              <w:lastRenderedPageBreak/>
              <w:t>RN</w:t>
            </w:r>
            <w:r>
              <w:rPr>
                <w:b/>
                <w:color w:val="365F91"/>
              </w:rPr>
              <w:t>24</w:t>
            </w:r>
          </w:p>
        </w:tc>
        <w:tc>
          <w:tcPr>
            <w:tcW w:w="7908" w:type="dxa"/>
            <w:shd w:val="clear" w:color="auto" w:fill="auto"/>
            <w:vAlign w:val="center"/>
          </w:tcPr>
          <w:p w14:paraId="18CAD5E4" w14:textId="739C9177" w:rsidR="003D6DF1" w:rsidRDefault="003D6DF1" w:rsidP="003D6DF1">
            <w:pPr>
              <w:spacing w:line="100" w:lineRule="atLeast"/>
            </w:pPr>
            <w:r>
              <w:t>No cadastro do plano de estudo há a restrição da quantidade máxima de períodos que o aluno pode cursar com base em sua vida acadêmica atual</w:t>
            </w:r>
          </w:p>
        </w:tc>
        <w:tc>
          <w:tcPr>
            <w:tcW w:w="1315" w:type="dxa"/>
            <w:shd w:val="clear" w:color="auto" w:fill="DEEAF6"/>
            <w:vAlign w:val="center"/>
          </w:tcPr>
          <w:p w14:paraId="387C48AC" w14:textId="58858880" w:rsidR="003D6DF1" w:rsidRDefault="003D6DF1" w:rsidP="003D6DF1">
            <w:pPr>
              <w:spacing w:line="100" w:lineRule="atLeast"/>
            </w:pPr>
            <w:r>
              <w:t>Alta</w:t>
            </w:r>
          </w:p>
        </w:tc>
      </w:tr>
      <w:tr w:rsidR="003D6DF1" w14:paraId="0E99D849" w14:textId="77777777" w:rsidTr="003D6DF1">
        <w:trPr>
          <w:trHeight w:val="538"/>
        </w:trPr>
        <w:tc>
          <w:tcPr>
            <w:tcW w:w="842" w:type="dxa"/>
            <w:shd w:val="clear" w:color="auto" w:fill="DEEAF6"/>
            <w:vAlign w:val="center"/>
          </w:tcPr>
          <w:p w14:paraId="23129936" w14:textId="3F0B29EF" w:rsidR="003D6DF1" w:rsidRPr="009B3828" w:rsidRDefault="003D6DF1" w:rsidP="003D6DF1">
            <w:pPr>
              <w:spacing w:line="100" w:lineRule="atLeast"/>
              <w:rPr>
                <w:b/>
                <w:color w:val="365F91"/>
              </w:rPr>
            </w:pPr>
            <w:r w:rsidRPr="009B3828">
              <w:rPr>
                <w:b/>
                <w:color w:val="365F91"/>
              </w:rPr>
              <w:t>RN</w:t>
            </w:r>
            <w:r>
              <w:rPr>
                <w:b/>
                <w:color w:val="365F91"/>
              </w:rPr>
              <w:t>25</w:t>
            </w:r>
          </w:p>
        </w:tc>
        <w:tc>
          <w:tcPr>
            <w:tcW w:w="7908" w:type="dxa"/>
            <w:shd w:val="clear" w:color="auto" w:fill="auto"/>
            <w:vAlign w:val="center"/>
          </w:tcPr>
          <w:p w14:paraId="1B8C6531" w14:textId="2A547F41" w:rsidR="003D6DF1" w:rsidRDefault="003D6DF1" w:rsidP="003D6DF1">
            <w:pPr>
              <w:spacing w:line="100" w:lineRule="atLeast"/>
            </w:pPr>
            <w:r>
              <w:t>No cadastro do plano de estudos pelo aluno deverão ser exibidas estatísticas das disciplinas ainda por cursar com base na quantidade de reprovações da mesma em períodos anteriores</w:t>
            </w:r>
          </w:p>
        </w:tc>
        <w:tc>
          <w:tcPr>
            <w:tcW w:w="1315" w:type="dxa"/>
            <w:shd w:val="clear" w:color="auto" w:fill="DEEAF6"/>
            <w:vAlign w:val="center"/>
          </w:tcPr>
          <w:p w14:paraId="7412C198" w14:textId="06A2BAC1" w:rsidR="003D6DF1" w:rsidRDefault="003D6DF1" w:rsidP="003D6DF1">
            <w:pPr>
              <w:spacing w:line="100" w:lineRule="atLeast"/>
            </w:pPr>
            <w:r>
              <w:t>Alta</w:t>
            </w:r>
          </w:p>
        </w:tc>
      </w:tr>
      <w:tr w:rsidR="003D6DF1" w14:paraId="1711F89E" w14:textId="77777777" w:rsidTr="003D6DF1">
        <w:trPr>
          <w:trHeight w:val="538"/>
        </w:trPr>
        <w:tc>
          <w:tcPr>
            <w:tcW w:w="842" w:type="dxa"/>
            <w:shd w:val="clear" w:color="auto" w:fill="DEEAF6"/>
            <w:vAlign w:val="center"/>
          </w:tcPr>
          <w:p w14:paraId="073690E1" w14:textId="277B7E92" w:rsidR="003D6DF1" w:rsidRPr="009B3828" w:rsidRDefault="003D6DF1" w:rsidP="003D6DF1">
            <w:pPr>
              <w:spacing w:line="100" w:lineRule="atLeast"/>
              <w:rPr>
                <w:b/>
                <w:color w:val="365F91"/>
              </w:rPr>
            </w:pPr>
            <w:r w:rsidRPr="009B3828">
              <w:rPr>
                <w:b/>
                <w:color w:val="365F91"/>
              </w:rPr>
              <w:t>RN</w:t>
            </w:r>
            <w:r>
              <w:rPr>
                <w:b/>
                <w:color w:val="365F91"/>
              </w:rPr>
              <w:t>26</w:t>
            </w:r>
          </w:p>
        </w:tc>
        <w:tc>
          <w:tcPr>
            <w:tcW w:w="7908" w:type="dxa"/>
            <w:shd w:val="clear" w:color="auto" w:fill="auto"/>
            <w:vAlign w:val="center"/>
          </w:tcPr>
          <w:p w14:paraId="5360CE05" w14:textId="47B37138" w:rsidR="003D6DF1" w:rsidRDefault="003D6DF1" w:rsidP="003D6DF1">
            <w:pPr>
              <w:spacing w:line="100" w:lineRule="atLeast"/>
            </w:pPr>
            <w:r>
              <w:t>Na tela do perfil do aluno deverão ser exibidas, no mínimo, as notificações, a criação dos planos de estudos, a medição da velocidade de sua vida acadêmica, inclusive a visualização de fora do radar e a quantidade total de reprovações</w:t>
            </w:r>
          </w:p>
        </w:tc>
        <w:tc>
          <w:tcPr>
            <w:tcW w:w="1315" w:type="dxa"/>
            <w:shd w:val="clear" w:color="auto" w:fill="DEEAF6"/>
            <w:vAlign w:val="center"/>
          </w:tcPr>
          <w:p w14:paraId="43CC7E31" w14:textId="4A0B4470" w:rsidR="003D6DF1" w:rsidRDefault="003D6DF1" w:rsidP="003D6DF1">
            <w:pPr>
              <w:spacing w:line="100" w:lineRule="atLeast"/>
            </w:pPr>
            <w:r>
              <w:t>Alta</w:t>
            </w:r>
          </w:p>
        </w:tc>
      </w:tr>
      <w:tr w:rsidR="003D6DF1" w14:paraId="240E0E2F" w14:textId="77777777" w:rsidTr="003D6DF1">
        <w:trPr>
          <w:trHeight w:val="538"/>
        </w:trPr>
        <w:tc>
          <w:tcPr>
            <w:tcW w:w="842" w:type="dxa"/>
            <w:shd w:val="clear" w:color="auto" w:fill="DEEAF6"/>
            <w:vAlign w:val="center"/>
          </w:tcPr>
          <w:p w14:paraId="2FA0E1DC" w14:textId="4A42EB2E" w:rsidR="003D6DF1" w:rsidRPr="009B3828" w:rsidRDefault="003D6DF1" w:rsidP="003D6DF1">
            <w:pPr>
              <w:spacing w:line="100" w:lineRule="atLeast"/>
              <w:rPr>
                <w:b/>
                <w:color w:val="365F91"/>
              </w:rPr>
            </w:pPr>
            <w:r w:rsidRPr="009B3828">
              <w:rPr>
                <w:b/>
                <w:color w:val="365F91"/>
              </w:rPr>
              <w:t>RN</w:t>
            </w:r>
            <w:r>
              <w:rPr>
                <w:b/>
                <w:color w:val="365F91"/>
              </w:rPr>
              <w:t>27</w:t>
            </w:r>
          </w:p>
        </w:tc>
        <w:tc>
          <w:tcPr>
            <w:tcW w:w="7908" w:type="dxa"/>
            <w:shd w:val="clear" w:color="auto" w:fill="auto"/>
            <w:vAlign w:val="center"/>
          </w:tcPr>
          <w:p w14:paraId="4A058DF0" w14:textId="04450FD8" w:rsidR="003D6DF1" w:rsidRDefault="003D6DF1" w:rsidP="003D6DF1">
            <w:pPr>
              <w:spacing w:line="100" w:lineRule="atLeast"/>
            </w:pPr>
            <w:r>
              <w:t>Na tela do perfil dos membros da CADD deverão ser exibidas, no mínimo, as disciplinas problemáticas, disciplinas consistentemente com mais de 30% de reprovações, estatísticas gerais de reprovação das disciplinas e os alunos já integralizados e a criação das convocações às reuniões</w:t>
            </w:r>
          </w:p>
        </w:tc>
        <w:tc>
          <w:tcPr>
            <w:tcW w:w="1315" w:type="dxa"/>
            <w:shd w:val="clear" w:color="auto" w:fill="DEEAF6"/>
            <w:vAlign w:val="center"/>
          </w:tcPr>
          <w:p w14:paraId="522301EF" w14:textId="687D738F" w:rsidR="003D6DF1" w:rsidRDefault="003D6DF1" w:rsidP="003D6DF1">
            <w:pPr>
              <w:spacing w:line="100" w:lineRule="atLeast"/>
            </w:pPr>
            <w:r>
              <w:t>Alta</w:t>
            </w:r>
          </w:p>
        </w:tc>
      </w:tr>
      <w:tr w:rsidR="003D6DF1" w14:paraId="5D0E0D2C" w14:textId="77777777" w:rsidTr="003D6DF1">
        <w:trPr>
          <w:trHeight w:val="538"/>
        </w:trPr>
        <w:tc>
          <w:tcPr>
            <w:tcW w:w="842" w:type="dxa"/>
            <w:shd w:val="clear" w:color="auto" w:fill="DEEAF6"/>
            <w:vAlign w:val="center"/>
          </w:tcPr>
          <w:p w14:paraId="34C808AA" w14:textId="7F1C2F64" w:rsidR="003D6DF1" w:rsidRPr="009B3828" w:rsidRDefault="003D6DF1" w:rsidP="003D6DF1">
            <w:pPr>
              <w:spacing w:line="100" w:lineRule="atLeast"/>
              <w:rPr>
                <w:b/>
                <w:color w:val="365F91"/>
              </w:rPr>
            </w:pPr>
            <w:r>
              <w:rPr>
                <w:b/>
                <w:color w:val="365F91"/>
              </w:rPr>
              <w:t>RN28</w:t>
            </w:r>
          </w:p>
        </w:tc>
        <w:tc>
          <w:tcPr>
            <w:tcW w:w="7908" w:type="dxa"/>
            <w:shd w:val="clear" w:color="auto" w:fill="auto"/>
            <w:vAlign w:val="center"/>
          </w:tcPr>
          <w:p w14:paraId="79011EBF" w14:textId="77530A6F" w:rsidR="003D6DF1" w:rsidRDefault="003D6DF1" w:rsidP="003D6DF1">
            <w:pPr>
              <w:spacing w:line="100" w:lineRule="atLeast"/>
            </w:pPr>
            <w:r>
              <w:t xml:space="preserve">Há três tipos de situação atual dos alunos: </w:t>
            </w:r>
            <w:r>
              <w:rPr>
                <w:b/>
              </w:rPr>
              <w:t>C</w:t>
            </w:r>
            <w:r w:rsidRPr="00DB0356">
              <w:rPr>
                <w:b/>
              </w:rPr>
              <w:t xml:space="preserve">ursando, </w:t>
            </w:r>
            <w:r>
              <w:rPr>
                <w:b/>
              </w:rPr>
              <w:t>T</w:t>
            </w:r>
            <w:r w:rsidRPr="00DB0356">
              <w:rPr>
                <w:b/>
              </w:rPr>
              <w:t xml:space="preserve">rancado e </w:t>
            </w:r>
            <w:r>
              <w:rPr>
                <w:b/>
              </w:rPr>
              <w:t>J</w:t>
            </w:r>
            <w:r w:rsidRPr="00DB0356">
              <w:rPr>
                <w:b/>
              </w:rPr>
              <w:t>ubilado</w:t>
            </w:r>
          </w:p>
        </w:tc>
        <w:tc>
          <w:tcPr>
            <w:tcW w:w="1315" w:type="dxa"/>
            <w:shd w:val="clear" w:color="auto" w:fill="DEEAF6"/>
            <w:vAlign w:val="center"/>
          </w:tcPr>
          <w:p w14:paraId="3B05800C" w14:textId="47C42EF2" w:rsidR="003D6DF1" w:rsidRDefault="003D6DF1" w:rsidP="003D6DF1">
            <w:pPr>
              <w:spacing w:line="100" w:lineRule="atLeast"/>
            </w:pPr>
            <w:r>
              <w:t>Alta</w:t>
            </w:r>
          </w:p>
        </w:tc>
      </w:tr>
    </w:tbl>
    <w:p w14:paraId="313A6CF3" w14:textId="77777777" w:rsidR="001648F9" w:rsidRDefault="001648F9"/>
    <w:sectPr w:rsidR="001648F9">
      <w:headerReference w:type="default" r:id="rId38"/>
      <w:footerReference w:type="default" r:id="rId39"/>
      <w:pgSz w:w="11906" w:h="16838"/>
      <w:pgMar w:top="851" w:right="737" w:bottom="851" w:left="1134" w:header="709" w:footer="709" w:gutter="0"/>
      <w:cols w:space="720"/>
      <w:formProt w:val="0"/>
      <w:docGrid w:linePitch="360" w:charSpace="2047"/>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Diogo Mendonça" w:date="2017-11-23T15:22:00Z" w:initials="DM">
    <w:p w14:paraId="5761F42C" w14:textId="0BE3CC83" w:rsidR="004426A3" w:rsidRDefault="004426A3">
      <w:pPr>
        <w:pStyle w:val="Textodecomentrio"/>
      </w:pPr>
      <w:r>
        <w:rPr>
          <w:rStyle w:val="Refdecomentrio"/>
        </w:rPr>
        <w:annotationRef/>
      </w:r>
      <w:r>
        <w:t>A seta da relação de herança entre os atores Administrador geral e Administrador está errada. A seta de herança é fechada, você colocou uma associação. Outra coisa, geralmente colocamos o ator mais geral acima do especializado no diagrama. Fica mais fácil de ler as relações de herança se tiver desta forma.</w:t>
      </w:r>
    </w:p>
  </w:comment>
  <w:comment w:id="39" w:author="Cristiano Cruz" w:date="2017-11-27T20:03:00Z" w:initials="CC">
    <w:p w14:paraId="6F54A651" w14:textId="744FEDA6" w:rsidR="004426A3" w:rsidRDefault="004426A3">
      <w:pPr>
        <w:pStyle w:val="Textodecomentrio"/>
      </w:pPr>
      <w:r>
        <w:rPr>
          <w:rStyle w:val="Refdecomentrio"/>
        </w:rPr>
        <w:annotationRef/>
      </w:r>
      <w:r>
        <w:t>Ajustado!</w:t>
      </w:r>
    </w:p>
  </w:comment>
  <w:comment w:id="65" w:author="Diogo Mendonça" w:date="2017-11-24T13:32:00Z" w:initials="DM">
    <w:p w14:paraId="635E128B" w14:textId="305CDBBC" w:rsidR="004426A3" w:rsidRDefault="004426A3">
      <w:pPr>
        <w:pStyle w:val="Textodecomentrio"/>
      </w:pPr>
      <w:r>
        <w:rPr>
          <w:rStyle w:val="Refdecomentrio"/>
        </w:rPr>
        <w:annotationRef/>
      </w:r>
      <w:r>
        <w:t>Faltou o fluxo do filtrar na listagem. Este seria um passo no fluxo principal. Os comentários para este caso de uso valem para todos os outros também, visto que você descreveu todos na mesma forma.</w:t>
      </w:r>
    </w:p>
  </w:comment>
  <w:comment w:id="66" w:author="Cristiano Cruz" w:date="2017-11-27T20:29:00Z" w:initials="CC">
    <w:p w14:paraId="50380A0F" w14:textId="17A9FFCE" w:rsidR="004426A3" w:rsidRDefault="004426A3">
      <w:pPr>
        <w:pStyle w:val="Textodecomentrio"/>
      </w:pPr>
      <w:r>
        <w:rPr>
          <w:rStyle w:val="Refdecomentrio"/>
        </w:rPr>
        <w:annotationRef/>
      </w:r>
      <w:r>
        <w:t>Ajustado!</w:t>
      </w:r>
    </w:p>
  </w:comment>
  <w:comment w:id="68" w:author="Diogo Mendonça" w:date="2017-11-24T13:20:00Z" w:initials="DM">
    <w:p w14:paraId="473643FC" w14:textId="044F8C22" w:rsidR="004426A3" w:rsidRDefault="004426A3">
      <w:pPr>
        <w:pStyle w:val="Textodecomentrio"/>
      </w:pPr>
      <w:r>
        <w:rPr>
          <w:rStyle w:val="Refdecomentrio"/>
        </w:rPr>
        <w:annotationRef/>
      </w:r>
      <w:r>
        <w:t>Não seria autenticado?</w:t>
      </w:r>
    </w:p>
  </w:comment>
  <w:comment w:id="69" w:author="Cristiano Cruz [2]" w:date="2017-11-26T23:30:00Z" w:initials="CC">
    <w:p w14:paraId="1F72A861" w14:textId="0CAA826D" w:rsidR="004426A3" w:rsidRDefault="004426A3">
      <w:pPr>
        <w:pStyle w:val="Textodecomentrio"/>
      </w:pPr>
      <w:r>
        <w:rPr>
          <w:rStyle w:val="Refdecomentrio"/>
        </w:rPr>
        <w:annotationRef/>
      </w:r>
      <w:r>
        <w:t>Ajustado!</w:t>
      </w:r>
    </w:p>
  </w:comment>
  <w:comment w:id="70" w:author="Diogo Mendonça" w:date="2017-11-24T13:26:00Z" w:initials="DM">
    <w:p w14:paraId="008FBCA1" w14:textId="3AE0973D" w:rsidR="004426A3" w:rsidRDefault="004426A3">
      <w:pPr>
        <w:pStyle w:val="Textodecomentrio"/>
      </w:pPr>
      <w:r>
        <w:rPr>
          <w:rStyle w:val="Refdecomentrio"/>
        </w:rPr>
        <w:annotationRef/>
      </w:r>
      <w:r>
        <w:t>Mencionar aqui qual é o protótipo referente a esta tela. Por exemplo, “conforme protótipo PT02”.</w:t>
      </w:r>
    </w:p>
  </w:comment>
  <w:comment w:id="71" w:author="Cristiano Cruz" w:date="2017-11-27T20:29:00Z" w:initials="CC">
    <w:p w14:paraId="054EB5A8" w14:textId="4068E3D2" w:rsidR="004426A3" w:rsidRDefault="004426A3">
      <w:pPr>
        <w:pStyle w:val="Textodecomentrio"/>
      </w:pPr>
      <w:r>
        <w:rPr>
          <w:rStyle w:val="Refdecomentrio"/>
        </w:rPr>
        <w:annotationRef/>
      </w:r>
      <w:r>
        <w:t>Será ajustado no documento em LATEX</w:t>
      </w:r>
    </w:p>
  </w:comment>
  <w:comment w:id="72" w:author="Diogo Mendonça" w:date="2017-11-24T13:35:00Z" w:initials="DM">
    <w:p w14:paraId="24B00790" w14:textId="41035166" w:rsidR="004426A3" w:rsidRDefault="004426A3">
      <w:pPr>
        <w:pStyle w:val="Textodecomentrio"/>
      </w:pPr>
      <w:r>
        <w:rPr>
          <w:rStyle w:val="Refdecomentrio"/>
        </w:rPr>
        <w:annotationRef/>
      </w:r>
      <w:r>
        <w:t xml:space="preserve">Aqui o típico é dizer que o fluxo principal é encerrado. No fluxo alternativo você diz “no passo X do fluxo principal o usuário seleciona a opção XPTO.” Ai começa a descrever o fluxo alternativo, mas dizer no fluxo principal que continua nos fluxo alternativos é estranho. </w:t>
      </w:r>
    </w:p>
  </w:comment>
  <w:comment w:id="73" w:author="Cristiano Cruz" w:date="2017-11-27T20:29:00Z" w:initials="CC">
    <w:p w14:paraId="39CE9EBD" w14:textId="6D064DB2" w:rsidR="004426A3" w:rsidRDefault="004426A3">
      <w:pPr>
        <w:pStyle w:val="Textodecomentrio"/>
      </w:pPr>
      <w:r>
        <w:rPr>
          <w:rStyle w:val="Refdecomentrio"/>
        </w:rPr>
        <w:annotationRef/>
      </w:r>
      <w:r>
        <w:t>Ajustado!</w:t>
      </w:r>
    </w:p>
  </w:comment>
  <w:comment w:id="74" w:author="Diogo Mendonça" w:date="2017-11-24T13:36:00Z" w:initials="DM">
    <w:p w14:paraId="5ED2EA41" w14:textId="77777777" w:rsidR="004426A3" w:rsidRDefault="004426A3" w:rsidP="006849DB">
      <w:pPr>
        <w:pStyle w:val="Textodecomentrio"/>
      </w:pPr>
      <w:r>
        <w:rPr>
          <w:rStyle w:val="Refdecomentrio"/>
        </w:rPr>
        <w:annotationRef/>
      </w:r>
      <w:r>
        <w:t>Aqui está faltando dizer em que passo do fluxo principal é iniciado o fluxo alternativo.</w:t>
      </w:r>
    </w:p>
  </w:comment>
  <w:comment w:id="75" w:author="Cristiano Cruz" w:date="2017-11-27T20:30:00Z" w:initials="CC">
    <w:p w14:paraId="10E98EC3" w14:textId="4C4A8E70" w:rsidR="004426A3" w:rsidRDefault="004426A3">
      <w:pPr>
        <w:pStyle w:val="Textodecomentrio"/>
      </w:pPr>
      <w:r>
        <w:rPr>
          <w:rStyle w:val="Refdecomentrio"/>
        </w:rPr>
        <w:annotationRef/>
      </w:r>
      <w:r>
        <w:t>Ajustado!</w:t>
      </w:r>
    </w:p>
  </w:comment>
  <w:comment w:id="76" w:author="Diogo Mendonça" w:date="2017-11-24T13:30:00Z" w:initials="DM">
    <w:p w14:paraId="5C719927" w14:textId="77777777" w:rsidR="004426A3" w:rsidRDefault="004426A3" w:rsidP="006849DB">
      <w:pPr>
        <w:pStyle w:val="Textodecomentrio"/>
      </w:pPr>
      <w:r>
        <w:rPr>
          <w:rStyle w:val="Refdecomentrio"/>
        </w:rPr>
        <w:annotationRef/>
      </w:r>
      <w:r>
        <w:t>O sistema não dá nenhuma resposta depois disso? Acho estranho o fluxo acabar com o usuário.</w:t>
      </w:r>
    </w:p>
  </w:comment>
  <w:comment w:id="77" w:author="Cristiano Cruz" w:date="2017-11-27T20:30:00Z" w:initials="CC">
    <w:p w14:paraId="73060CB6" w14:textId="53BCEC2A" w:rsidR="004426A3" w:rsidRDefault="004426A3">
      <w:pPr>
        <w:pStyle w:val="Textodecomentrio"/>
      </w:pPr>
      <w:r>
        <w:rPr>
          <w:rStyle w:val="Refdecomentrio"/>
        </w:rPr>
        <w:annotationRef/>
      </w:r>
      <w:r>
        <w:t>Ajustado!</w:t>
      </w:r>
    </w:p>
  </w:comment>
  <w:comment w:id="78" w:author="Diogo Mendonça" w:date="2017-11-24T13:46:00Z" w:initials="DM">
    <w:p w14:paraId="2805AB2D" w14:textId="66347BB5" w:rsidR="004426A3" w:rsidRDefault="004426A3">
      <w:pPr>
        <w:pStyle w:val="Textodecomentrio"/>
      </w:pPr>
      <w:r>
        <w:rPr>
          <w:rStyle w:val="Refdecomentrio"/>
        </w:rPr>
        <w:annotationRef/>
      </w:r>
      <w:r>
        <w:t>Olha isto aqui também está estranho. Cada fluxo é um fluxo, não dá para você pegar um fluxo alternativo e dele derivar outros dois. Você tem o fluxo principal, e tem os alternativos que vem do fluxo principal. Se precisar você descreve mais de uma vez a mesma coisa você faz. Por exemplo, Fluxo Alternativo A: 3A.O fluxo se inicia quando no passo 3 do fluxo principal o usuário seleciona a opção Visualizar/Editar CAAD. 4A. O sistema exibe a tela de Visualização/Edição da CAAD. 5A. O usuário edita a CAAD fazendo XPTO. 6A. O fluxo alternativo é encerrado e o fluxo principal é retomado no passo 3. Se no fluxo alternativo B você precisa entrar na tela de visualização, o que acho estranho, visto que tudo é acessado da listagem, você repete os passos de entrar na tela novamente.</w:t>
      </w:r>
    </w:p>
  </w:comment>
  <w:comment w:id="79" w:author="Cristiano Cruz" w:date="2017-11-27T20:30:00Z" w:initials="CC">
    <w:p w14:paraId="04B3B7F5" w14:textId="04868FA2" w:rsidR="004426A3" w:rsidRDefault="004426A3">
      <w:pPr>
        <w:pStyle w:val="Textodecomentrio"/>
      </w:pPr>
      <w:r>
        <w:rPr>
          <w:rStyle w:val="Refdecomentrio"/>
        </w:rPr>
        <w:annotationRef/>
      </w:r>
      <w:r>
        <w:t>Ajustado!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61F42C" w15:done="1"/>
  <w15:commentEx w15:paraId="6F54A651" w15:paraIdParent="5761F42C" w15:done="1"/>
  <w15:commentEx w15:paraId="635E128B" w15:done="1"/>
  <w15:commentEx w15:paraId="50380A0F" w15:paraIdParent="635E128B" w15:done="1"/>
  <w15:commentEx w15:paraId="473643FC" w15:done="1"/>
  <w15:commentEx w15:paraId="1F72A861" w15:paraIdParent="473643FC" w15:done="1"/>
  <w15:commentEx w15:paraId="008FBCA1" w15:done="1"/>
  <w15:commentEx w15:paraId="054EB5A8" w15:paraIdParent="008FBCA1" w15:done="1"/>
  <w15:commentEx w15:paraId="24B00790" w15:done="1"/>
  <w15:commentEx w15:paraId="39CE9EBD" w15:paraIdParent="24B00790" w15:done="1"/>
  <w15:commentEx w15:paraId="5ED2EA41" w15:done="1"/>
  <w15:commentEx w15:paraId="10E98EC3" w15:paraIdParent="5ED2EA41" w15:done="1"/>
  <w15:commentEx w15:paraId="5C719927" w15:done="1"/>
  <w15:commentEx w15:paraId="73060CB6" w15:paraIdParent="5C719927" w15:done="1"/>
  <w15:commentEx w15:paraId="2805AB2D" w15:done="1"/>
  <w15:commentEx w15:paraId="04B3B7F5" w15:paraIdParent="2805AB2D"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F48A91" w14:textId="77777777" w:rsidR="004426A3" w:rsidRDefault="004426A3">
      <w:r>
        <w:separator/>
      </w:r>
    </w:p>
  </w:endnote>
  <w:endnote w:type="continuationSeparator" w:id="0">
    <w:p w14:paraId="399ED6B8" w14:textId="77777777" w:rsidR="004426A3" w:rsidRDefault="0044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font280">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Mangal">
    <w:altName w:val="Cambria"/>
    <w:panose1 w:val="00000400000000000000"/>
    <w:charset w:val="01"/>
    <w:family w:val="roman"/>
    <w:pitch w:val="variable"/>
    <w:sig w:usb0="00002000" w:usb1="00000000" w:usb2="00000000" w:usb3="00000000" w:csb0="00000000" w:csb1="00000000"/>
  </w:font>
  <w:font w:name="Microsoft YaHe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10CA5" w14:textId="0B2F7040" w:rsidR="004426A3" w:rsidRDefault="004426A3">
    <w:pPr>
      <w:pStyle w:val="Rodap"/>
      <w:pBdr>
        <w:top w:val="single" w:sz="4" w:space="1" w:color="000001"/>
      </w:pBdr>
      <w:jc w:val="right"/>
    </w:pPr>
    <w:r>
      <w:fldChar w:fldCharType="begin"/>
    </w:r>
    <w:r>
      <w:instrText>PAGE</w:instrText>
    </w:r>
    <w:r>
      <w:fldChar w:fldCharType="separate"/>
    </w:r>
    <w:r w:rsidR="009A6C09">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BBB02C" w14:textId="77777777" w:rsidR="004426A3" w:rsidRDefault="004426A3">
      <w:r>
        <w:separator/>
      </w:r>
    </w:p>
  </w:footnote>
  <w:footnote w:type="continuationSeparator" w:id="0">
    <w:p w14:paraId="74A3B79C" w14:textId="77777777" w:rsidR="004426A3" w:rsidRDefault="004426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6AC18" w14:textId="77777777" w:rsidR="004426A3" w:rsidRDefault="004426A3">
    <w:pPr>
      <w:pStyle w:val="Cabealho"/>
      <w:pBdr>
        <w:bottom w:val="single" w:sz="4" w:space="1" w:color="000001"/>
      </w:pBdr>
    </w:pPr>
    <w:r>
      <w:rPr>
        <w:color w:val="1F497D"/>
      </w:rPr>
      <w:t>Especificação de Requisitos de Software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45CA"/>
    <w:multiLevelType w:val="hybridMultilevel"/>
    <w:tmpl w:val="78360EC4"/>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04E33178"/>
    <w:multiLevelType w:val="hybridMultilevel"/>
    <w:tmpl w:val="302690C8"/>
    <w:lvl w:ilvl="0" w:tplc="5FDA8C38">
      <w:start w:val="1"/>
      <w:numFmt w:val="decimal"/>
      <w:lvlText w:val="%1."/>
      <w:lvlJc w:val="left"/>
      <w:pPr>
        <w:ind w:left="360" w:hanging="360"/>
      </w:pPr>
      <w:rPr>
        <w:rFonts w:hint="default"/>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06661C7A"/>
    <w:multiLevelType w:val="hybridMultilevel"/>
    <w:tmpl w:val="0AC0E71A"/>
    <w:lvl w:ilvl="0" w:tplc="5734CB44">
      <w:start w:val="1"/>
      <w:numFmt w:val="decimal"/>
      <w:lvlText w:val="%1."/>
      <w:lvlJc w:val="left"/>
      <w:pPr>
        <w:ind w:left="360" w:hanging="360"/>
      </w:pPr>
      <w:rPr>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072420F7"/>
    <w:multiLevelType w:val="hybridMultilevel"/>
    <w:tmpl w:val="71B6D18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09CB5C29"/>
    <w:multiLevelType w:val="hybridMultilevel"/>
    <w:tmpl w:val="74EE6D2A"/>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0E297606"/>
    <w:multiLevelType w:val="hybridMultilevel"/>
    <w:tmpl w:val="74EE6D2A"/>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0FC07555"/>
    <w:multiLevelType w:val="hybridMultilevel"/>
    <w:tmpl w:val="74EE6D2A"/>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0036B84"/>
    <w:multiLevelType w:val="hybridMultilevel"/>
    <w:tmpl w:val="74EE6D2A"/>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0EF4ED5"/>
    <w:multiLevelType w:val="hybridMultilevel"/>
    <w:tmpl w:val="F06640AC"/>
    <w:lvl w:ilvl="0" w:tplc="98A458E6">
      <w:start w:val="1"/>
      <w:numFmt w:val="decimal"/>
      <w:lvlText w:val="%1."/>
      <w:lvlJc w:val="left"/>
      <w:pPr>
        <w:ind w:left="36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43E4A45"/>
    <w:multiLevelType w:val="hybridMultilevel"/>
    <w:tmpl w:val="16C273E4"/>
    <w:lvl w:ilvl="0" w:tplc="AB7091CA">
      <w:start w:val="1"/>
      <w:numFmt w:val="decimal"/>
      <w:lvlText w:val="%1."/>
      <w:lvlJc w:val="left"/>
      <w:pPr>
        <w:ind w:left="36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5B90824"/>
    <w:multiLevelType w:val="hybridMultilevel"/>
    <w:tmpl w:val="224E4BB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1689446B"/>
    <w:multiLevelType w:val="hybridMultilevel"/>
    <w:tmpl w:val="D6AAF02C"/>
    <w:lvl w:ilvl="0" w:tplc="6BA40C28">
      <w:start w:val="1"/>
      <w:numFmt w:val="decimal"/>
      <w:lvlText w:val="%1."/>
      <w:lvlJc w:val="left"/>
      <w:pPr>
        <w:ind w:left="360" w:hanging="360"/>
      </w:pPr>
      <w:rPr>
        <w:rFonts w:hint="default"/>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1B275246"/>
    <w:multiLevelType w:val="hybridMultilevel"/>
    <w:tmpl w:val="0A3AD79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1C4A097C"/>
    <w:multiLevelType w:val="hybridMultilevel"/>
    <w:tmpl w:val="88FE1438"/>
    <w:lvl w:ilvl="0" w:tplc="EAD21A9A">
      <w:start w:val="1"/>
      <w:numFmt w:val="decimal"/>
      <w:lvlText w:val="%1."/>
      <w:lvlJc w:val="left"/>
      <w:pPr>
        <w:ind w:left="360" w:hanging="360"/>
      </w:pPr>
      <w:rPr>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1D5467F7"/>
    <w:multiLevelType w:val="hybridMultilevel"/>
    <w:tmpl w:val="D6AAF02C"/>
    <w:lvl w:ilvl="0" w:tplc="6BA40C28">
      <w:start w:val="1"/>
      <w:numFmt w:val="decimal"/>
      <w:lvlText w:val="%1."/>
      <w:lvlJc w:val="left"/>
      <w:pPr>
        <w:ind w:left="360" w:hanging="360"/>
      </w:pPr>
      <w:rPr>
        <w:rFonts w:hint="default"/>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1F7044B1"/>
    <w:multiLevelType w:val="hybridMultilevel"/>
    <w:tmpl w:val="0B44B07A"/>
    <w:lvl w:ilvl="0" w:tplc="299EE634">
      <w:start w:val="1"/>
      <w:numFmt w:val="decimal"/>
      <w:lvlText w:val="%1."/>
      <w:lvlJc w:val="left"/>
      <w:pPr>
        <w:ind w:left="36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2775697"/>
    <w:multiLevelType w:val="hybridMultilevel"/>
    <w:tmpl w:val="FD9E2F9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15:restartNumberingAfterBreak="0">
    <w:nsid w:val="240B0071"/>
    <w:multiLevelType w:val="hybridMultilevel"/>
    <w:tmpl w:val="44A00FB2"/>
    <w:lvl w:ilvl="0" w:tplc="AB7091CA">
      <w:start w:val="1"/>
      <w:numFmt w:val="decimal"/>
      <w:lvlText w:val="%1."/>
      <w:lvlJc w:val="left"/>
      <w:pPr>
        <w:ind w:left="36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5100646"/>
    <w:multiLevelType w:val="hybridMultilevel"/>
    <w:tmpl w:val="B6BCC3A2"/>
    <w:lvl w:ilvl="0" w:tplc="A4A84DF2">
      <w:start w:val="1"/>
      <w:numFmt w:val="decimal"/>
      <w:lvlText w:val="%1."/>
      <w:lvlJc w:val="left"/>
      <w:pPr>
        <w:ind w:left="360" w:hanging="360"/>
      </w:pPr>
      <w:rPr>
        <w:rFonts w:hint="default"/>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15:restartNumberingAfterBreak="0">
    <w:nsid w:val="258047B5"/>
    <w:multiLevelType w:val="hybridMultilevel"/>
    <w:tmpl w:val="C1BAB312"/>
    <w:lvl w:ilvl="0" w:tplc="5AB075D0">
      <w:start w:val="1"/>
      <w:numFmt w:val="decimal"/>
      <w:lvlText w:val="%1."/>
      <w:lvlJc w:val="left"/>
      <w:pPr>
        <w:ind w:left="360" w:hanging="360"/>
      </w:pPr>
      <w:rPr>
        <w:rFonts w:hint="default"/>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15:restartNumberingAfterBreak="0">
    <w:nsid w:val="273B324D"/>
    <w:multiLevelType w:val="hybridMultilevel"/>
    <w:tmpl w:val="0A3AD79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 w15:restartNumberingAfterBreak="0">
    <w:nsid w:val="2BCB3638"/>
    <w:multiLevelType w:val="hybridMultilevel"/>
    <w:tmpl w:val="B6BCC3A2"/>
    <w:lvl w:ilvl="0" w:tplc="A4A84DF2">
      <w:start w:val="1"/>
      <w:numFmt w:val="decimal"/>
      <w:lvlText w:val="%1."/>
      <w:lvlJc w:val="left"/>
      <w:pPr>
        <w:ind w:left="360" w:hanging="360"/>
      </w:pPr>
      <w:rPr>
        <w:rFonts w:hint="default"/>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2CCD5DF0"/>
    <w:multiLevelType w:val="hybridMultilevel"/>
    <w:tmpl w:val="0696FC5A"/>
    <w:lvl w:ilvl="0" w:tplc="AB7091CA">
      <w:start w:val="1"/>
      <w:numFmt w:val="decimal"/>
      <w:lvlText w:val="%1."/>
      <w:lvlJc w:val="left"/>
      <w:pPr>
        <w:ind w:left="36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2CD531B6"/>
    <w:multiLevelType w:val="multilevel"/>
    <w:tmpl w:val="9822CEF8"/>
    <w:lvl w:ilvl="0">
      <w:start w:val="1"/>
      <w:numFmt w:val="decimal"/>
      <w:pStyle w:val="Ttulo1"/>
      <w:lvlText w:val="%1."/>
      <w:lvlJc w:val="left"/>
      <w:pPr>
        <w:ind w:left="720" w:hanging="360"/>
      </w:pPr>
      <w:rPr>
        <w:b/>
        <w:sz w:val="24"/>
        <w:szCs w:val="28"/>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decimal"/>
      <w:pStyle w:val="Ttulo4"/>
      <w:lvlText w:val="%1.%4"/>
      <w:lvlJc w:val="left"/>
      <w:pPr>
        <w:ind w:left="1857" w:hanging="864"/>
      </w:pPr>
    </w:lvl>
    <w:lvl w:ilvl="4">
      <w:start w:val="1"/>
      <w:numFmt w:val="decimal"/>
      <w:pStyle w:val="Ttulo5"/>
      <w:lvlText w:val="%1.%4.%5"/>
      <w:lvlJc w:val="left"/>
      <w:pPr>
        <w:ind w:left="1575" w:hanging="1008"/>
      </w:pPr>
    </w:lvl>
    <w:lvl w:ilvl="5">
      <w:start w:val="1"/>
      <w:numFmt w:val="decimal"/>
      <w:pStyle w:val="Ttulo6"/>
      <w:lvlText w:val="%1.%4.%5.%6"/>
      <w:lvlJc w:val="left"/>
      <w:pPr>
        <w:ind w:left="1719" w:hanging="1152"/>
      </w:pPr>
    </w:lvl>
    <w:lvl w:ilvl="6">
      <w:start w:val="1"/>
      <w:numFmt w:val="decimal"/>
      <w:pStyle w:val="Ttulo7"/>
      <w:lvlText w:val="%1.%4.%5.%6.%7"/>
      <w:lvlJc w:val="left"/>
      <w:pPr>
        <w:ind w:left="1863" w:hanging="1296"/>
      </w:pPr>
    </w:lvl>
    <w:lvl w:ilvl="7">
      <w:start w:val="1"/>
      <w:numFmt w:val="decimal"/>
      <w:pStyle w:val="Ttulo8"/>
      <w:lvlText w:val="%1.%4.%5.%6.%7.%8"/>
      <w:lvlJc w:val="left"/>
      <w:pPr>
        <w:ind w:left="2007" w:hanging="1440"/>
      </w:pPr>
    </w:lvl>
    <w:lvl w:ilvl="8">
      <w:start w:val="1"/>
      <w:numFmt w:val="decimal"/>
      <w:pStyle w:val="Ttulo9"/>
      <w:lvlText w:val="%1.%4.%5.%6.%7.%8.%9"/>
      <w:lvlJc w:val="left"/>
      <w:pPr>
        <w:ind w:left="2151" w:hanging="1584"/>
      </w:pPr>
    </w:lvl>
  </w:abstractNum>
  <w:abstractNum w:abstractNumId="24" w15:restartNumberingAfterBreak="0">
    <w:nsid w:val="2CEA47AE"/>
    <w:multiLevelType w:val="hybridMultilevel"/>
    <w:tmpl w:val="74EE6D2A"/>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15:restartNumberingAfterBreak="0">
    <w:nsid w:val="2D986547"/>
    <w:multiLevelType w:val="hybridMultilevel"/>
    <w:tmpl w:val="7534F022"/>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6" w15:restartNumberingAfterBreak="0">
    <w:nsid w:val="2FBA38BD"/>
    <w:multiLevelType w:val="hybridMultilevel"/>
    <w:tmpl w:val="74EE6D2A"/>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7" w15:restartNumberingAfterBreak="0">
    <w:nsid w:val="31734E85"/>
    <w:multiLevelType w:val="hybridMultilevel"/>
    <w:tmpl w:val="382EB052"/>
    <w:lvl w:ilvl="0" w:tplc="AB7091CA">
      <w:start w:val="1"/>
      <w:numFmt w:val="decimal"/>
      <w:lvlText w:val="%1."/>
      <w:lvlJc w:val="left"/>
      <w:pPr>
        <w:ind w:left="360" w:hanging="360"/>
      </w:pPr>
      <w:rPr>
        <w:rFonts w:hint="default"/>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8" w15:restartNumberingAfterBreak="0">
    <w:nsid w:val="327B5B85"/>
    <w:multiLevelType w:val="hybridMultilevel"/>
    <w:tmpl w:val="B6BCC3A2"/>
    <w:lvl w:ilvl="0" w:tplc="A4A84DF2">
      <w:start w:val="1"/>
      <w:numFmt w:val="decimal"/>
      <w:lvlText w:val="%1."/>
      <w:lvlJc w:val="left"/>
      <w:pPr>
        <w:ind w:left="360" w:hanging="360"/>
      </w:pPr>
      <w:rPr>
        <w:rFonts w:hint="default"/>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15:restartNumberingAfterBreak="0">
    <w:nsid w:val="35746F31"/>
    <w:multiLevelType w:val="hybridMultilevel"/>
    <w:tmpl w:val="C1BAB312"/>
    <w:lvl w:ilvl="0" w:tplc="5AB075D0">
      <w:start w:val="1"/>
      <w:numFmt w:val="decimal"/>
      <w:lvlText w:val="%1."/>
      <w:lvlJc w:val="left"/>
      <w:pPr>
        <w:ind w:left="360" w:hanging="360"/>
      </w:pPr>
      <w:rPr>
        <w:rFonts w:hint="default"/>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15:restartNumberingAfterBreak="0">
    <w:nsid w:val="36F47E05"/>
    <w:multiLevelType w:val="hybridMultilevel"/>
    <w:tmpl w:val="74EE6D2A"/>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15:restartNumberingAfterBreak="0">
    <w:nsid w:val="3A4D4A01"/>
    <w:multiLevelType w:val="hybridMultilevel"/>
    <w:tmpl w:val="D3CA7F1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2" w15:restartNumberingAfterBreak="0">
    <w:nsid w:val="3CAD69E1"/>
    <w:multiLevelType w:val="hybridMultilevel"/>
    <w:tmpl w:val="476A1096"/>
    <w:lvl w:ilvl="0" w:tplc="A4A84DF2">
      <w:start w:val="1"/>
      <w:numFmt w:val="decimal"/>
      <w:lvlText w:val="%1."/>
      <w:lvlJc w:val="left"/>
      <w:pPr>
        <w:ind w:left="36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3CAE0D29"/>
    <w:multiLevelType w:val="hybridMultilevel"/>
    <w:tmpl w:val="8850F3B0"/>
    <w:lvl w:ilvl="0" w:tplc="299EE634">
      <w:start w:val="1"/>
      <w:numFmt w:val="decimal"/>
      <w:lvlText w:val="%1."/>
      <w:lvlJc w:val="left"/>
      <w:pPr>
        <w:ind w:left="360" w:hanging="360"/>
      </w:pPr>
      <w:rPr>
        <w:rFonts w:hint="default"/>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4" w15:restartNumberingAfterBreak="0">
    <w:nsid w:val="4047349F"/>
    <w:multiLevelType w:val="multilevel"/>
    <w:tmpl w:val="CADA855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b/>
        <w:i w:val="0"/>
      </w:rPr>
    </w:lvl>
    <w:lvl w:ilvl="2">
      <w:start w:val="1"/>
      <w:numFmt w:val="decimal"/>
      <w:isLgl/>
      <w:lvlText w:val="%1.%2.%3"/>
      <w:lvlJc w:val="left"/>
      <w:pPr>
        <w:ind w:left="720" w:hanging="720"/>
      </w:pPr>
      <w:rPr>
        <w:rFonts w:hint="default"/>
        <w:b w:val="0"/>
        <w:i/>
      </w:rPr>
    </w:lvl>
    <w:lvl w:ilvl="3">
      <w:start w:val="1"/>
      <w:numFmt w:val="decimal"/>
      <w:isLgl/>
      <w:lvlText w:val="%1.%2.%3.%4"/>
      <w:lvlJc w:val="left"/>
      <w:pPr>
        <w:ind w:left="1080" w:hanging="1080"/>
      </w:pPr>
      <w:rPr>
        <w:rFonts w:hint="default"/>
        <w:b w:val="0"/>
        <w:i/>
      </w:rPr>
    </w:lvl>
    <w:lvl w:ilvl="4">
      <w:start w:val="1"/>
      <w:numFmt w:val="decimal"/>
      <w:isLgl/>
      <w:lvlText w:val="%1.%2.%3.%4.%5"/>
      <w:lvlJc w:val="left"/>
      <w:pPr>
        <w:ind w:left="1080" w:hanging="1080"/>
      </w:pPr>
      <w:rPr>
        <w:rFonts w:hint="default"/>
        <w:b w:val="0"/>
        <w:i/>
      </w:rPr>
    </w:lvl>
    <w:lvl w:ilvl="5">
      <w:start w:val="1"/>
      <w:numFmt w:val="decimal"/>
      <w:isLgl/>
      <w:lvlText w:val="%1.%2.%3.%4.%5.%6"/>
      <w:lvlJc w:val="left"/>
      <w:pPr>
        <w:ind w:left="1440" w:hanging="1440"/>
      </w:pPr>
      <w:rPr>
        <w:rFonts w:hint="default"/>
        <w:b w:val="0"/>
        <w:i/>
      </w:rPr>
    </w:lvl>
    <w:lvl w:ilvl="6">
      <w:start w:val="1"/>
      <w:numFmt w:val="decimal"/>
      <w:isLgl/>
      <w:lvlText w:val="%1.%2.%3.%4.%5.%6.%7"/>
      <w:lvlJc w:val="left"/>
      <w:pPr>
        <w:ind w:left="1800" w:hanging="1800"/>
      </w:pPr>
      <w:rPr>
        <w:rFonts w:hint="default"/>
        <w:b w:val="0"/>
        <w:i/>
      </w:rPr>
    </w:lvl>
    <w:lvl w:ilvl="7">
      <w:start w:val="1"/>
      <w:numFmt w:val="decimal"/>
      <w:isLgl/>
      <w:lvlText w:val="%1.%2.%3.%4.%5.%6.%7.%8"/>
      <w:lvlJc w:val="left"/>
      <w:pPr>
        <w:ind w:left="1800" w:hanging="1800"/>
      </w:pPr>
      <w:rPr>
        <w:rFonts w:hint="default"/>
        <w:b w:val="0"/>
        <w:i/>
      </w:rPr>
    </w:lvl>
    <w:lvl w:ilvl="8">
      <w:start w:val="1"/>
      <w:numFmt w:val="decimal"/>
      <w:isLgl/>
      <w:lvlText w:val="%1.%2.%3.%4.%5.%6.%7.%8.%9"/>
      <w:lvlJc w:val="left"/>
      <w:pPr>
        <w:ind w:left="2160" w:hanging="2160"/>
      </w:pPr>
      <w:rPr>
        <w:rFonts w:hint="default"/>
        <w:b w:val="0"/>
        <w:i/>
      </w:rPr>
    </w:lvl>
  </w:abstractNum>
  <w:abstractNum w:abstractNumId="35" w15:restartNumberingAfterBreak="0">
    <w:nsid w:val="404C5396"/>
    <w:multiLevelType w:val="hybridMultilevel"/>
    <w:tmpl w:val="F06640AC"/>
    <w:lvl w:ilvl="0" w:tplc="98A458E6">
      <w:start w:val="1"/>
      <w:numFmt w:val="decimal"/>
      <w:lvlText w:val="%1."/>
      <w:lvlJc w:val="left"/>
      <w:pPr>
        <w:ind w:left="36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411B604F"/>
    <w:multiLevelType w:val="hybridMultilevel"/>
    <w:tmpl w:val="74EE6D2A"/>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7" w15:restartNumberingAfterBreak="0">
    <w:nsid w:val="441D4265"/>
    <w:multiLevelType w:val="hybridMultilevel"/>
    <w:tmpl w:val="51F45F38"/>
    <w:lvl w:ilvl="0" w:tplc="60C27048">
      <w:start w:val="1"/>
      <w:numFmt w:val="decimal"/>
      <w:lvlText w:val="%1."/>
      <w:lvlJc w:val="left"/>
      <w:pPr>
        <w:ind w:left="360" w:hanging="360"/>
      </w:pPr>
      <w:rPr>
        <w:rFonts w:hint="default"/>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8" w15:restartNumberingAfterBreak="0">
    <w:nsid w:val="469F7F12"/>
    <w:multiLevelType w:val="hybridMultilevel"/>
    <w:tmpl w:val="67C2E0FA"/>
    <w:lvl w:ilvl="0" w:tplc="6424206E">
      <w:start w:val="1"/>
      <w:numFmt w:val="decimal"/>
      <w:lvlText w:val="%1."/>
      <w:lvlJc w:val="left"/>
      <w:pPr>
        <w:ind w:left="360" w:hanging="360"/>
      </w:pPr>
      <w:rPr>
        <w:rFonts w:hint="default"/>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15:restartNumberingAfterBreak="0">
    <w:nsid w:val="481C1FA4"/>
    <w:multiLevelType w:val="hybridMultilevel"/>
    <w:tmpl w:val="0372AB1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0" w15:restartNumberingAfterBreak="0">
    <w:nsid w:val="49A7535C"/>
    <w:multiLevelType w:val="hybridMultilevel"/>
    <w:tmpl w:val="0372AB1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1" w15:restartNumberingAfterBreak="0">
    <w:nsid w:val="4E264D94"/>
    <w:multiLevelType w:val="hybridMultilevel"/>
    <w:tmpl w:val="4DCC22F4"/>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2" w15:restartNumberingAfterBreak="0">
    <w:nsid w:val="4F983B03"/>
    <w:multiLevelType w:val="hybridMultilevel"/>
    <w:tmpl w:val="31D651E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3" w15:restartNumberingAfterBreak="0">
    <w:nsid w:val="533A23FD"/>
    <w:multiLevelType w:val="multilevel"/>
    <w:tmpl w:val="A4FE28D2"/>
    <w:lvl w:ilvl="0">
      <w:start w:val="1"/>
      <w:numFmt w:val="decimal"/>
      <w:lvlText w:val="%1."/>
      <w:lvlJc w:val="left"/>
      <w:pPr>
        <w:ind w:left="720" w:hanging="360"/>
      </w:pPr>
      <w:rPr>
        <w:b w:val="0"/>
        <w:sz w:val="28"/>
        <w:szCs w:val="28"/>
      </w:rPr>
    </w:lvl>
    <w:lvl w:ilvl="1">
      <w:start w:val="1"/>
      <w:numFmt w:val="decimal"/>
      <w:lvlText w:val="%1.%2"/>
      <w:lvlJc w:val="left"/>
      <w:pPr>
        <w:ind w:left="765" w:hanging="40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080" w:hanging="72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44" w15:restartNumberingAfterBreak="0">
    <w:nsid w:val="566C2937"/>
    <w:multiLevelType w:val="hybridMultilevel"/>
    <w:tmpl w:val="F06640AC"/>
    <w:lvl w:ilvl="0" w:tplc="98A458E6">
      <w:start w:val="1"/>
      <w:numFmt w:val="decimal"/>
      <w:lvlText w:val="%1."/>
      <w:lvlJc w:val="left"/>
      <w:pPr>
        <w:ind w:left="36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5CB024A3"/>
    <w:multiLevelType w:val="hybridMultilevel"/>
    <w:tmpl w:val="74EE6D2A"/>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6" w15:restartNumberingAfterBreak="0">
    <w:nsid w:val="5F7A0E22"/>
    <w:multiLevelType w:val="hybridMultilevel"/>
    <w:tmpl w:val="ECA07846"/>
    <w:lvl w:ilvl="0" w:tplc="AB7091CA">
      <w:start w:val="1"/>
      <w:numFmt w:val="decimal"/>
      <w:lvlText w:val="%1."/>
      <w:lvlJc w:val="left"/>
      <w:pPr>
        <w:ind w:left="36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62290965"/>
    <w:multiLevelType w:val="hybridMultilevel"/>
    <w:tmpl w:val="F06640AC"/>
    <w:lvl w:ilvl="0" w:tplc="98A458E6">
      <w:start w:val="1"/>
      <w:numFmt w:val="decimal"/>
      <w:lvlText w:val="%1."/>
      <w:lvlJc w:val="left"/>
      <w:pPr>
        <w:ind w:left="36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66C30B83"/>
    <w:multiLevelType w:val="hybridMultilevel"/>
    <w:tmpl w:val="53D2365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9" w15:restartNumberingAfterBreak="0">
    <w:nsid w:val="684C0526"/>
    <w:multiLevelType w:val="hybridMultilevel"/>
    <w:tmpl w:val="44A00FB2"/>
    <w:lvl w:ilvl="0" w:tplc="AB7091CA">
      <w:start w:val="1"/>
      <w:numFmt w:val="decimal"/>
      <w:lvlText w:val="%1."/>
      <w:lvlJc w:val="left"/>
      <w:pPr>
        <w:ind w:left="36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15:restartNumberingAfterBreak="0">
    <w:nsid w:val="6E923936"/>
    <w:multiLevelType w:val="hybridMultilevel"/>
    <w:tmpl w:val="74EE6D2A"/>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1" w15:restartNumberingAfterBreak="0">
    <w:nsid w:val="70DF5C72"/>
    <w:multiLevelType w:val="hybridMultilevel"/>
    <w:tmpl w:val="74EE6D2A"/>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2" w15:restartNumberingAfterBreak="0">
    <w:nsid w:val="731E19A7"/>
    <w:multiLevelType w:val="hybridMultilevel"/>
    <w:tmpl w:val="C41C183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3" w15:restartNumberingAfterBreak="0">
    <w:nsid w:val="766561F2"/>
    <w:multiLevelType w:val="hybridMultilevel"/>
    <w:tmpl w:val="74EE6D2A"/>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4" w15:restartNumberingAfterBreak="0">
    <w:nsid w:val="76A038BA"/>
    <w:multiLevelType w:val="hybridMultilevel"/>
    <w:tmpl w:val="B6BCC3A2"/>
    <w:lvl w:ilvl="0" w:tplc="A4A84DF2">
      <w:start w:val="1"/>
      <w:numFmt w:val="decimal"/>
      <w:lvlText w:val="%1."/>
      <w:lvlJc w:val="left"/>
      <w:pPr>
        <w:ind w:left="360" w:hanging="360"/>
      </w:pPr>
      <w:rPr>
        <w:rFonts w:hint="default"/>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5" w15:restartNumberingAfterBreak="0">
    <w:nsid w:val="76EE49C9"/>
    <w:multiLevelType w:val="hybridMultilevel"/>
    <w:tmpl w:val="ECA07846"/>
    <w:lvl w:ilvl="0" w:tplc="AB7091CA">
      <w:start w:val="1"/>
      <w:numFmt w:val="decimal"/>
      <w:lvlText w:val="%1."/>
      <w:lvlJc w:val="left"/>
      <w:pPr>
        <w:ind w:left="36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15:restartNumberingAfterBreak="0">
    <w:nsid w:val="78814548"/>
    <w:multiLevelType w:val="hybridMultilevel"/>
    <w:tmpl w:val="997A4D6C"/>
    <w:lvl w:ilvl="0" w:tplc="98A458E6">
      <w:start w:val="1"/>
      <w:numFmt w:val="decimal"/>
      <w:lvlText w:val="%1."/>
      <w:lvlJc w:val="left"/>
      <w:pPr>
        <w:ind w:left="360" w:hanging="360"/>
      </w:pPr>
      <w:rPr>
        <w:rFonts w:hint="default"/>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7" w15:restartNumberingAfterBreak="0">
    <w:nsid w:val="79F50D8C"/>
    <w:multiLevelType w:val="hybridMultilevel"/>
    <w:tmpl w:val="8850F3B0"/>
    <w:lvl w:ilvl="0" w:tplc="299EE634">
      <w:start w:val="1"/>
      <w:numFmt w:val="decimal"/>
      <w:lvlText w:val="%1."/>
      <w:lvlJc w:val="left"/>
      <w:pPr>
        <w:ind w:left="360" w:hanging="360"/>
      </w:pPr>
      <w:rPr>
        <w:rFonts w:hint="default"/>
        <w:sz w:val="22"/>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8" w15:restartNumberingAfterBreak="0">
    <w:nsid w:val="7B2C22B9"/>
    <w:multiLevelType w:val="hybridMultilevel"/>
    <w:tmpl w:val="74EE6D2A"/>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9" w15:restartNumberingAfterBreak="0">
    <w:nsid w:val="7CEE1499"/>
    <w:multiLevelType w:val="hybridMultilevel"/>
    <w:tmpl w:val="74EE6D2A"/>
    <w:lvl w:ilvl="0" w:tplc="0416000F">
      <w:start w:val="1"/>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0" w15:restartNumberingAfterBreak="0">
    <w:nsid w:val="7D56138F"/>
    <w:multiLevelType w:val="hybridMultilevel"/>
    <w:tmpl w:val="74EE6D2A"/>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1" w15:restartNumberingAfterBreak="0">
    <w:nsid w:val="7ED62C5C"/>
    <w:multiLevelType w:val="multilevel"/>
    <w:tmpl w:val="CADA855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b/>
        <w:i w:val="0"/>
      </w:rPr>
    </w:lvl>
    <w:lvl w:ilvl="2">
      <w:start w:val="1"/>
      <w:numFmt w:val="decimal"/>
      <w:isLgl/>
      <w:lvlText w:val="%1.%2.%3"/>
      <w:lvlJc w:val="left"/>
      <w:pPr>
        <w:ind w:left="720" w:hanging="720"/>
      </w:pPr>
      <w:rPr>
        <w:rFonts w:hint="default"/>
        <w:b w:val="0"/>
        <w:i/>
      </w:rPr>
    </w:lvl>
    <w:lvl w:ilvl="3">
      <w:start w:val="1"/>
      <w:numFmt w:val="decimal"/>
      <w:isLgl/>
      <w:lvlText w:val="%1.%2.%3.%4"/>
      <w:lvlJc w:val="left"/>
      <w:pPr>
        <w:ind w:left="1080" w:hanging="1080"/>
      </w:pPr>
      <w:rPr>
        <w:rFonts w:hint="default"/>
        <w:b w:val="0"/>
        <w:i/>
      </w:rPr>
    </w:lvl>
    <w:lvl w:ilvl="4">
      <w:start w:val="1"/>
      <w:numFmt w:val="decimal"/>
      <w:isLgl/>
      <w:lvlText w:val="%1.%2.%3.%4.%5"/>
      <w:lvlJc w:val="left"/>
      <w:pPr>
        <w:ind w:left="1080" w:hanging="1080"/>
      </w:pPr>
      <w:rPr>
        <w:rFonts w:hint="default"/>
        <w:b w:val="0"/>
        <w:i/>
      </w:rPr>
    </w:lvl>
    <w:lvl w:ilvl="5">
      <w:start w:val="1"/>
      <w:numFmt w:val="decimal"/>
      <w:isLgl/>
      <w:lvlText w:val="%1.%2.%3.%4.%5.%6"/>
      <w:lvlJc w:val="left"/>
      <w:pPr>
        <w:ind w:left="1440" w:hanging="1440"/>
      </w:pPr>
      <w:rPr>
        <w:rFonts w:hint="default"/>
        <w:b w:val="0"/>
        <w:i/>
      </w:rPr>
    </w:lvl>
    <w:lvl w:ilvl="6">
      <w:start w:val="1"/>
      <w:numFmt w:val="decimal"/>
      <w:isLgl/>
      <w:lvlText w:val="%1.%2.%3.%4.%5.%6.%7"/>
      <w:lvlJc w:val="left"/>
      <w:pPr>
        <w:ind w:left="1800" w:hanging="1800"/>
      </w:pPr>
      <w:rPr>
        <w:rFonts w:hint="default"/>
        <w:b w:val="0"/>
        <w:i/>
      </w:rPr>
    </w:lvl>
    <w:lvl w:ilvl="7">
      <w:start w:val="1"/>
      <w:numFmt w:val="decimal"/>
      <w:isLgl/>
      <w:lvlText w:val="%1.%2.%3.%4.%5.%6.%7.%8"/>
      <w:lvlJc w:val="left"/>
      <w:pPr>
        <w:ind w:left="1800" w:hanging="1800"/>
      </w:pPr>
      <w:rPr>
        <w:rFonts w:hint="default"/>
        <w:b w:val="0"/>
        <w:i/>
      </w:rPr>
    </w:lvl>
    <w:lvl w:ilvl="8">
      <w:start w:val="1"/>
      <w:numFmt w:val="decimal"/>
      <w:isLgl/>
      <w:lvlText w:val="%1.%2.%3.%4.%5.%6.%7.%8.%9"/>
      <w:lvlJc w:val="left"/>
      <w:pPr>
        <w:ind w:left="2160" w:hanging="2160"/>
      </w:pPr>
      <w:rPr>
        <w:rFonts w:hint="default"/>
        <w:b w:val="0"/>
        <w:i/>
      </w:rPr>
    </w:lvl>
  </w:abstractNum>
  <w:num w:numId="1">
    <w:abstractNumId w:val="23"/>
  </w:num>
  <w:num w:numId="2">
    <w:abstractNumId w:val="43"/>
  </w:num>
  <w:num w:numId="3">
    <w:abstractNumId w:val="50"/>
  </w:num>
  <w:num w:numId="4">
    <w:abstractNumId w:val="0"/>
  </w:num>
  <w:num w:numId="5">
    <w:abstractNumId w:val="61"/>
  </w:num>
  <w:num w:numId="6">
    <w:abstractNumId w:val="29"/>
  </w:num>
  <w:num w:numId="7">
    <w:abstractNumId w:val="33"/>
  </w:num>
  <w:num w:numId="8">
    <w:abstractNumId w:val="5"/>
  </w:num>
  <w:num w:numId="9">
    <w:abstractNumId w:val="7"/>
  </w:num>
  <w:num w:numId="10">
    <w:abstractNumId w:val="37"/>
  </w:num>
  <w:num w:numId="11">
    <w:abstractNumId w:val="38"/>
  </w:num>
  <w:num w:numId="12">
    <w:abstractNumId w:val="1"/>
  </w:num>
  <w:num w:numId="13">
    <w:abstractNumId w:val="26"/>
  </w:num>
  <w:num w:numId="14">
    <w:abstractNumId w:val="11"/>
  </w:num>
  <w:num w:numId="15">
    <w:abstractNumId w:val="21"/>
  </w:num>
  <w:num w:numId="16">
    <w:abstractNumId w:val="3"/>
  </w:num>
  <w:num w:numId="17">
    <w:abstractNumId w:val="60"/>
  </w:num>
  <w:num w:numId="18">
    <w:abstractNumId w:val="24"/>
  </w:num>
  <w:num w:numId="19">
    <w:abstractNumId w:val="31"/>
  </w:num>
  <w:num w:numId="20">
    <w:abstractNumId w:val="20"/>
  </w:num>
  <w:num w:numId="21">
    <w:abstractNumId w:val="30"/>
  </w:num>
  <w:num w:numId="22">
    <w:abstractNumId w:val="58"/>
  </w:num>
  <w:num w:numId="23">
    <w:abstractNumId w:val="59"/>
  </w:num>
  <w:num w:numId="24">
    <w:abstractNumId w:val="45"/>
  </w:num>
  <w:num w:numId="25">
    <w:abstractNumId w:val="51"/>
  </w:num>
  <w:num w:numId="26">
    <w:abstractNumId w:val="16"/>
  </w:num>
  <w:num w:numId="27">
    <w:abstractNumId w:val="12"/>
  </w:num>
  <w:num w:numId="28">
    <w:abstractNumId w:val="41"/>
  </w:num>
  <w:num w:numId="29">
    <w:abstractNumId w:val="25"/>
  </w:num>
  <w:num w:numId="30">
    <w:abstractNumId w:val="10"/>
  </w:num>
  <w:num w:numId="31">
    <w:abstractNumId w:val="39"/>
  </w:num>
  <w:num w:numId="32">
    <w:abstractNumId w:val="34"/>
  </w:num>
  <w:num w:numId="33">
    <w:abstractNumId w:val="40"/>
  </w:num>
  <w:num w:numId="34">
    <w:abstractNumId w:val="52"/>
  </w:num>
  <w:num w:numId="35">
    <w:abstractNumId w:val="4"/>
  </w:num>
  <w:num w:numId="36">
    <w:abstractNumId w:val="15"/>
  </w:num>
  <w:num w:numId="37">
    <w:abstractNumId w:val="19"/>
  </w:num>
  <w:num w:numId="38">
    <w:abstractNumId w:val="36"/>
  </w:num>
  <w:num w:numId="39">
    <w:abstractNumId w:val="57"/>
  </w:num>
  <w:num w:numId="40">
    <w:abstractNumId w:val="53"/>
  </w:num>
  <w:num w:numId="41">
    <w:abstractNumId w:val="48"/>
  </w:num>
  <w:num w:numId="42">
    <w:abstractNumId w:val="13"/>
  </w:num>
  <w:num w:numId="43">
    <w:abstractNumId w:val="27"/>
  </w:num>
  <w:num w:numId="44">
    <w:abstractNumId w:val="42"/>
  </w:num>
  <w:num w:numId="45">
    <w:abstractNumId w:val="2"/>
  </w:num>
  <w:num w:numId="46">
    <w:abstractNumId w:val="22"/>
  </w:num>
  <w:num w:numId="47">
    <w:abstractNumId w:val="55"/>
  </w:num>
  <w:num w:numId="48">
    <w:abstractNumId w:val="46"/>
  </w:num>
  <w:num w:numId="49">
    <w:abstractNumId w:val="9"/>
  </w:num>
  <w:num w:numId="50">
    <w:abstractNumId w:val="17"/>
  </w:num>
  <w:num w:numId="51">
    <w:abstractNumId w:val="56"/>
  </w:num>
  <w:num w:numId="52">
    <w:abstractNumId w:val="35"/>
  </w:num>
  <w:num w:numId="53">
    <w:abstractNumId w:val="47"/>
  </w:num>
  <w:num w:numId="54">
    <w:abstractNumId w:val="28"/>
  </w:num>
  <w:num w:numId="55">
    <w:abstractNumId w:val="49"/>
  </w:num>
  <w:num w:numId="56">
    <w:abstractNumId w:val="8"/>
  </w:num>
  <w:num w:numId="57">
    <w:abstractNumId w:val="44"/>
  </w:num>
  <w:num w:numId="58">
    <w:abstractNumId w:val="6"/>
  </w:num>
  <w:num w:numId="59">
    <w:abstractNumId w:val="14"/>
  </w:num>
  <w:num w:numId="60">
    <w:abstractNumId w:val="54"/>
  </w:num>
  <w:num w:numId="61">
    <w:abstractNumId w:val="32"/>
  </w:num>
  <w:num w:numId="62">
    <w:abstractNumId w:val="18"/>
  </w:num>
  <w:numIdMacAtCleanup w:val="6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ogo Mendonça">
    <w15:presenceInfo w15:providerId="Windows Live" w15:userId="c83201b71a23e464"/>
  </w15:person>
  <w15:person w15:author="Cristiano Cruz">
    <w15:presenceInfo w15:providerId="Windows Live" w15:userId="11ec52ff7675d48a"/>
  </w15:person>
  <w15:person w15:author="Cristiano Cruz [2]">
    <w15:presenceInfo w15:providerId="None" w15:userId="Cristiano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8F9"/>
    <w:rsid w:val="0000776E"/>
    <w:rsid w:val="00022592"/>
    <w:rsid w:val="00024F74"/>
    <w:rsid w:val="00035DF5"/>
    <w:rsid w:val="00046ADC"/>
    <w:rsid w:val="00070CE0"/>
    <w:rsid w:val="00071043"/>
    <w:rsid w:val="00084740"/>
    <w:rsid w:val="000A097D"/>
    <w:rsid w:val="000A224A"/>
    <w:rsid w:val="000A6630"/>
    <w:rsid w:val="000B408B"/>
    <w:rsid w:val="000C78F2"/>
    <w:rsid w:val="000D7511"/>
    <w:rsid w:val="000D7E13"/>
    <w:rsid w:val="00112E2C"/>
    <w:rsid w:val="001173F7"/>
    <w:rsid w:val="0011760A"/>
    <w:rsid w:val="001436B4"/>
    <w:rsid w:val="00150A57"/>
    <w:rsid w:val="001648F9"/>
    <w:rsid w:val="0017628D"/>
    <w:rsid w:val="001A5172"/>
    <w:rsid w:val="001C3DD6"/>
    <w:rsid w:val="001F5CF1"/>
    <w:rsid w:val="00207BBE"/>
    <w:rsid w:val="002121FB"/>
    <w:rsid w:val="002128CA"/>
    <w:rsid w:val="002537D2"/>
    <w:rsid w:val="00254165"/>
    <w:rsid w:val="0027686E"/>
    <w:rsid w:val="002A62AF"/>
    <w:rsid w:val="002D1520"/>
    <w:rsid w:val="002E4E1B"/>
    <w:rsid w:val="002F1535"/>
    <w:rsid w:val="0032484E"/>
    <w:rsid w:val="00332F5F"/>
    <w:rsid w:val="00335148"/>
    <w:rsid w:val="0033588D"/>
    <w:rsid w:val="0035030F"/>
    <w:rsid w:val="003533CE"/>
    <w:rsid w:val="00363315"/>
    <w:rsid w:val="00373A4D"/>
    <w:rsid w:val="003866CC"/>
    <w:rsid w:val="003927E6"/>
    <w:rsid w:val="003961B0"/>
    <w:rsid w:val="003A2231"/>
    <w:rsid w:val="003D403D"/>
    <w:rsid w:val="003D6DF1"/>
    <w:rsid w:val="00427318"/>
    <w:rsid w:val="0043142E"/>
    <w:rsid w:val="004426A3"/>
    <w:rsid w:val="00452736"/>
    <w:rsid w:val="00454943"/>
    <w:rsid w:val="00463452"/>
    <w:rsid w:val="00477333"/>
    <w:rsid w:val="00481AFE"/>
    <w:rsid w:val="00487475"/>
    <w:rsid w:val="00494839"/>
    <w:rsid w:val="004B58AC"/>
    <w:rsid w:val="004C18EC"/>
    <w:rsid w:val="004C46FF"/>
    <w:rsid w:val="004F27F0"/>
    <w:rsid w:val="00500102"/>
    <w:rsid w:val="0050496C"/>
    <w:rsid w:val="005150CE"/>
    <w:rsid w:val="00524A9E"/>
    <w:rsid w:val="00533BF9"/>
    <w:rsid w:val="0053411B"/>
    <w:rsid w:val="00561803"/>
    <w:rsid w:val="00562E54"/>
    <w:rsid w:val="00567E35"/>
    <w:rsid w:val="00586701"/>
    <w:rsid w:val="00594E7D"/>
    <w:rsid w:val="005A11F8"/>
    <w:rsid w:val="005B6866"/>
    <w:rsid w:val="005E04A8"/>
    <w:rsid w:val="005F26F4"/>
    <w:rsid w:val="006172DB"/>
    <w:rsid w:val="0062310F"/>
    <w:rsid w:val="00655453"/>
    <w:rsid w:val="00655A44"/>
    <w:rsid w:val="0066357B"/>
    <w:rsid w:val="006671C7"/>
    <w:rsid w:val="00675752"/>
    <w:rsid w:val="006849DB"/>
    <w:rsid w:val="00693DBE"/>
    <w:rsid w:val="006A4F1F"/>
    <w:rsid w:val="006B3893"/>
    <w:rsid w:val="006D2920"/>
    <w:rsid w:val="006F5B44"/>
    <w:rsid w:val="00702F81"/>
    <w:rsid w:val="00736987"/>
    <w:rsid w:val="00770DC4"/>
    <w:rsid w:val="00773871"/>
    <w:rsid w:val="00783DBC"/>
    <w:rsid w:val="007E3D11"/>
    <w:rsid w:val="00811DA6"/>
    <w:rsid w:val="00817C47"/>
    <w:rsid w:val="00824A48"/>
    <w:rsid w:val="00830317"/>
    <w:rsid w:val="00831480"/>
    <w:rsid w:val="00887C46"/>
    <w:rsid w:val="008D330D"/>
    <w:rsid w:val="008E2B7E"/>
    <w:rsid w:val="0090261A"/>
    <w:rsid w:val="009100FD"/>
    <w:rsid w:val="009420E3"/>
    <w:rsid w:val="00953ED0"/>
    <w:rsid w:val="00962D90"/>
    <w:rsid w:val="009632ED"/>
    <w:rsid w:val="009716FC"/>
    <w:rsid w:val="009834E3"/>
    <w:rsid w:val="009A6C09"/>
    <w:rsid w:val="009D6CC3"/>
    <w:rsid w:val="009E2A8A"/>
    <w:rsid w:val="009E2D57"/>
    <w:rsid w:val="009E43D9"/>
    <w:rsid w:val="009F5716"/>
    <w:rsid w:val="00A13293"/>
    <w:rsid w:val="00A32E3D"/>
    <w:rsid w:val="00A52F94"/>
    <w:rsid w:val="00A53D0A"/>
    <w:rsid w:val="00A57044"/>
    <w:rsid w:val="00A64EB7"/>
    <w:rsid w:val="00A935C7"/>
    <w:rsid w:val="00AB54C2"/>
    <w:rsid w:val="00AF024A"/>
    <w:rsid w:val="00B433B6"/>
    <w:rsid w:val="00B51EF0"/>
    <w:rsid w:val="00B6216B"/>
    <w:rsid w:val="00B6778E"/>
    <w:rsid w:val="00B83367"/>
    <w:rsid w:val="00B900E4"/>
    <w:rsid w:val="00BF5EFD"/>
    <w:rsid w:val="00C3400D"/>
    <w:rsid w:val="00C3506F"/>
    <w:rsid w:val="00C7021B"/>
    <w:rsid w:val="00C82DA5"/>
    <w:rsid w:val="00C83950"/>
    <w:rsid w:val="00C94ED9"/>
    <w:rsid w:val="00CC18C7"/>
    <w:rsid w:val="00CC51D1"/>
    <w:rsid w:val="00CE5471"/>
    <w:rsid w:val="00DA1589"/>
    <w:rsid w:val="00DC3B72"/>
    <w:rsid w:val="00E074B2"/>
    <w:rsid w:val="00E316A1"/>
    <w:rsid w:val="00E31D76"/>
    <w:rsid w:val="00E431F8"/>
    <w:rsid w:val="00EC7447"/>
    <w:rsid w:val="00ED7D85"/>
    <w:rsid w:val="00EE005D"/>
    <w:rsid w:val="00EE2BEB"/>
    <w:rsid w:val="00EE62E4"/>
    <w:rsid w:val="00F046DE"/>
    <w:rsid w:val="00F066BE"/>
    <w:rsid w:val="00F100E1"/>
    <w:rsid w:val="00F162A5"/>
    <w:rsid w:val="00F60E54"/>
    <w:rsid w:val="00F72D15"/>
    <w:rsid w:val="00F9378A"/>
    <w:rsid w:val="00FC4403"/>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7FBD3"/>
  <w15:docId w15:val="{2D94B357-537E-4A12-ACDA-A08F42F5A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22C6"/>
    <w:pPr>
      <w:suppressAutoHyphens/>
    </w:pPr>
    <w:rPr>
      <w:color w:val="00000A"/>
      <w:lang w:eastAsia="ar-SA"/>
    </w:rPr>
  </w:style>
  <w:style w:type="paragraph" w:styleId="Ttulo1">
    <w:name w:val="heading 1"/>
    <w:basedOn w:val="Heading"/>
    <w:qFormat/>
    <w:rsid w:val="00792AA3"/>
    <w:pPr>
      <w:pageBreakBefore/>
      <w:widowControl w:val="0"/>
      <w:numPr>
        <w:numId w:val="1"/>
      </w:numPr>
      <w:ind w:left="0" w:firstLine="0"/>
      <w:outlineLvl w:val="0"/>
    </w:pPr>
    <w:rPr>
      <w:rFonts w:ascii="Times New Roman" w:eastAsia="Times New Roman" w:hAnsi="Times New Roman" w:cs="Times New Roman"/>
      <w:sz w:val="20"/>
      <w:szCs w:val="20"/>
      <w:lang w:eastAsia="pt-BR"/>
    </w:rPr>
  </w:style>
  <w:style w:type="paragraph" w:styleId="Ttulo2">
    <w:name w:val="heading 2"/>
    <w:basedOn w:val="Subttulo"/>
    <w:qFormat/>
    <w:rsid w:val="004B407D"/>
    <w:pPr>
      <w:spacing w:before="300" w:after="240"/>
      <w:outlineLvl w:val="1"/>
    </w:pPr>
  </w:style>
  <w:style w:type="paragraph" w:styleId="Ttulo3">
    <w:name w:val="heading 3"/>
    <w:basedOn w:val="Subttulo"/>
    <w:qFormat/>
    <w:rsid w:val="004B407D"/>
    <w:pPr>
      <w:spacing w:before="300" w:after="240"/>
      <w:outlineLvl w:val="2"/>
    </w:pPr>
  </w:style>
  <w:style w:type="paragraph" w:styleId="Ttulo4">
    <w:name w:val="heading 4"/>
    <w:basedOn w:val="Normal"/>
    <w:qFormat/>
    <w:pPr>
      <w:keepNext/>
      <w:keepLines/>
      <w:numPr>
        <w:ilvl w:val="3"/>
        <w:numId w:val="1"/>
      </w:numPr>
      <w:spacing w:before="200"/>
      <w:outlineLvl w:val="3"/>
    </w:pPr>
    <w:rPr>
      <w:rFonts w:ascii="Cambria" w:hAnsi="Cambria"/>
      <w:b/>
      <w:bCs/>
      <w:i/>
      <w:iCs/>
      <w:color w:val="4F81BD"/>
    </w:rPr>
  </w:style>
  <w:style w:type="paragraph" w:styleId="Ttulo5">
    <w:name w:val="heading 5"/>
    <w:basedOn w:val="Normal"/>
    <w:qFormat/>
    <w:pPr>
      <w:keepNext/>
      <w:keepLines/>
      <w:numPr>
        <w:ilvl w:val="4"/>
        <w:numId w:val="1"/>
      </w:numPr>
      <w:spacing w:before="200"/>
      <w:outlineLvl w:val="4"/>
    </w:pPr>
    <w:rPr>
      <w:rFonts w:ascii="Cambria" w:hAnsi="Cambria"/>
      <w:color w:val="243F60"/>
    </w:rPr>
  </w:style>
  <w:style w:type="paragraph" w:styleId="Ttulo6">
    <w:name w:val="heading 6"/>
    <w:basedOn w:val="Normal"/>
    <w:qFormat/>
    <w:pPr>
      <w:keepNext/>
      <w:keepLines/>
      <w:numPr>
        <w:ilvl w:val="5"/>
        <w:numId w:val="1"/>
      </w:numPr>
      <w:spacing w:before="200"/>
      <w:outlineLvl w:val="5"/>
    </w:pPr>
    <w:rPr>
      <w:rFonts w:ascii="Cambria" w:hAnsi="Cambria"/>
      <w:i/>
      <w:iCs/>
      <w:color w:val="243F60"/>
    </w:rPr>
  </w:style>
  <w:style w:type="paragraph" w:styleId="Ttulo7">
    <w:name w:val="heading 7"/>
    <w:basedOn w:val="Normal"/>
    <w:qFormat/>
    <w:pPr>
      <w:keepNext/>
      <w:keepLines/>
      <w:numPr>
        <w:ilvl w:val="6"/>
        <w:numId w:val="1"/>
      </w:numPr>
      <w:spacing w:before="200"/>
      <w:outlineLvl w:val="6"/>
    </w:pPr>
    <w:rPr>
      <w:rFonts w:ascii="Cambria" w:hAnsi="Cambria"/>
      <w:i/>
      <w:iCs/>
      <w:color w:val="404040"/>
    </w:rPr>
  </w:style>
  <w:style w:type="paragraph" w:styleId="Ttulo8">
    <w:name w:val="heading 8"/>
    <w:basedOn w:val="Normal"/>
    <w:qFormat/>
    <w:pPr>
      <w:keepNext/>
      <w:keepLines/>
      <w:numPr>
        <w:ilvl w:val="7"/>
        <w:numId w:val="1"/>
      </w:numPr>
      <w:spacing w:before="200"/>
      <w:outlineLvl w:val="7"/>
    </w:pPr>
    <w:rPr>
      <w:rFonts w:ascii="Cambria" w:hAnsi="Cambria"/>
      <w:color w:val="404040"/>
    </w:rPr>
  </w:style>
  <w:style w:type="paragraph" w:styleId="Ttulo9">
    <w:name w:val="heading 9"/>
    <w:basedOn w:val="Normal"/>
    <w:qFormat/>
    <w:pPr>
      <w:keepNext/>
      <w:keepLines/>
      <w:numPr>
        <w:ilvl w:val="8"/>
        <w:numId w:val="1"/>
      </w:numPr>
      <w:spacing w:before="200"/>
      <w:outlineLvl w:val="8"/>
    </w:pPr>
    <w:rPr>
      <w:rFonts w:ascii="Cambria" w:hAnsi="Cambria"/>
      <w:i/>
      <w:iCs/>
      <w:color w:val="40404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qFormat/>
  </w:style>
  <w:style w:type="character" w:customStyle="1" w:styleId="Ttulo1Char">
    <w:name w:val="Título 1 Char"/>
    <w:qFormat/>
    <w:rPr>
      <w:rFonts w:ascii="Arial" w:hAnsi="Arial"/>
      <w:bCs/>
      <w:szCs w:val="28"/>
      <w:lang w:val="en-US"/>
    </w:rPr>
  </w:style>
  <w:style w:type="character" w:customStyle="1" w:styleId="Ttulo2Char">
    <w:name w:val="Título 2 Char"/>
    <w:qFormat/>
    <w:rPr>
      <w:rFonts w:ascii="Arial" w:hAnsi="Arial"/>
      <w:bCs/>
      <w:szCs w:val="26"/>
      <w:lang w:val="en-US"/>
    </w:rPr>
  </w:style>
  <w:style w:type="character" w:customStyle="1" w:styleId="Ttulo3Char">
    <w:name w:val="Título 3 Char"/>
    <w:qFormat/>
    <w:rPr>
      <w:rFonts w:ascii="Cambria" w:hAnsi="Cambria"/>
      <w:b/>
      <w:bCs/>
      <w:color w:val="4F81BD"/>
      <w:lang w:val="en-US"/>
    </w:rPr>
  </w:style>
  <w:style w:type="character" w:customStyle="1" w:styleId="Ttulo4Char">
    <w:name w:val="Título 4 Char"/>
    <w:qFormat/>
    <w:rPr>
      <w:rFonts w:ascii="Cambria" w:hAnsi="Cambria"/>
      <w:b/>
      <w:bCs/>
      <w:i/>
      <w:iCs/>
      <w:color w:val="4F81BD"/>
      <w:lang w:val="en-US"/>
    </w:rPr>
  </w:style>
  <w:style w:type="character" w:customStyle="1" w:styleId="Ttulo5Char">
    <w:name w:val="Título 5 Char"/>
    <w:qFormat/>
    <w:rPr>
      <w:rFonts w:ascii="Cambria" w:hAnsi="Cambria"/>
      <w:color w:val="243F60"/>
      <w:lang w:val="en-US"/>
    </w:rPr>
  </w:style>
  <w:style w:type="character" w:customStyle="1" w:styleId="Ttulo6Char">
    <w:name w:val="Título 6 Char"/>
    <w:qFormat/>
    <w:rPr>
      <w:rFonts w:ascii="Cambria" w:hAnsi="Cambria"/>
      <w:i/>
      <w:iCs/>
      <w:color w:val="243F60"/>
      <w:lang w:val="en-US"/>
    </w:rPr>
  </w:style>
  <w:style w:type="character" w:customStyle="1" w:styleId="Ttulo7Char">
    <w:name w:val="Título 7 Char"/>
    <w:qFormat/>
    <w:rPr>
      <w:rFonts w:ascii="Cambria" w:hAnsi="Cambria"/>
      <w:i/>
      <w:iCs/>
      <w:color w:val="404040"/>
      <w:lang w:val="en-US"/>
    </w:rPr>
  </w:style>
  <w:style w:type="character" w:customStyle="1" w:styleId="Ttulo8Char">
    <w:name w:val="Título 8 Char"/>
    <w:qFormat/>
    <w:rPr>
      <w:rFonts w:ascii="Cambria" w:hAnsi="Cambria"/>
      <w:color w:val="404040"/>
      <w:lang w:val="en-US"/>
    </w:rPr>
  </w:style>
  <w:style w:type="character" w:customStyle="1" w:styleId="Ttulo9Char">
    <w:name w:val="Título 9 Char"/>
    <w:qFormat/>
    <w:rPr>
      <w:rFonts w:ascii="Cambria" w:hAnsi="Cambria"/>
      <w:i/>
      <w:iCs/>
      <w:color w:val="404040"/>
      <w:lang w:val="en-US"/>
    </w:rPr>
  </w:style>
  <w:style w:type="character" w:styleId="Forte">
    <w:name w:val="Strong"/>
    <w:qFormat/>
    <w:rPr>
      <w:b/>
      <w:bCs/>
    </w:rPr>
  </w:style>
  <w:style w:type="character" w:customStyle="1" w:styleId="CorpodetextoChar">
    <w:name w:val="Corpo de texto Char"/>
    <w:qFormat/>
    <w:rPr>
      <w:sz w:val="22"/>
    </w:rPr>
  </w:style>
  <w:style w:type="character" w:customStyle="1" w:styleId="CabealhoChar">
    <w:name w:val="Cabeçalho Char"/>
    <w:qFormat/>
    <w:rPr>
      <w:lang w:val="en-US"/>
    </w:rPr>
  </w:style>
  <w:style w:type="character" w:customStyle="1" w:styleId="RodapChar">
    <w:name w:val="Rodapé Char"/>
    <w:qFormat/>
    <w:rPr>
      <w:lang w:val="en-US"/>
    </w:rPr>
  </w:style>
  <w:style w:type="character" w:customStyle="1" w:styleId="TextodebaloChar">
    <w:name w:val="Texto de balão Char"/>
    <w:qFormat/>
    <w:rPr>
      <w:rFonts w:ascii="Tahoma" w:hAnsi="Tahoma" w:cs="Tahoma"/>
      <w:sz w:val="16"/>
      <w:szCs w:val="16"/>
      <w:lang w:val="en-US"/>
    </w:rPr>
  </w:style>
  <w:style w:type="character" w:customStyle="1" w:styleId="TtuloChar">
    <w:name w:val="Título Char"/>
    <w:qFormat/>
    <w:rPr>
      <w:rFonts w:ascii="Cambria" w:hAnsi="Cambria" w:cs="font280"/>
      <w:color w:val="17365D"/>
      <w:spacing w:val="5"/>
      <w:sz w:val="52"/>
      <w:szCs w:val="52"/>
      <w:lang w:val="en-US"/>
    </w:rPr>
  </w:style>
  <w:style w:type="character" w:customStyle="1" w:styleId="TtulodoLivro1">
    <w:name w:val="Título do Livro1"/>
    <w:qFormat/>
    <w:rPr>
      <w:b/>
      <w:bCs/>
      <w:smallCaps/>
      <w:spacing w:val="5"/>
    </w:rPr>
  </w:style>
  <w:style w:type="character" w:customStyle="1" w:styleId="InternetLink">
    <w:name w:val="Internet Link"/>
    <w:rPr>
      <w:color w:val="0000FF"/>
      <w:u w:val="single"/>
    </w:rPr>
  </w:style>
  <w:style w:type="character" w:customStyle="1" w:styleId="SubttuloChar">
    <w:name w:val="Subtítulo Char"/>
    <w:qFormat/>
    <w:rPr>
      <w:rFonts w:ascii="Cambria" w:hAnsi="Cambria" w:cs="font280"/>
      <w:i/>
      <w:iCs/>
      <w:color w:val="4F81BD"/>
      <w:spacing w:val="15"/>
      <w:sz w:val="24"/>
      <w:szCs w:val="24"/>
      <w:lang w:val="en-US"/>
    </w:rPr>
  </w:style>
  <w:style w:type="character" w:customStyle="1" w:styleId="ListLabel1">
    <w:name w:val="ListLabel 1"/>
    <w:qFormat/>
    <w:rPr>
      <w:b w:val="0"/>
    </w:rPr>
  </w:style>
  <w:style w:type="character" w:customStyle="1" w:styleId="ListLabel2">
    <w:name w:val="ListLabel 2"/>
    <w:qFormat/>
    <w:rPr>
      <w:rFonts w:eastAsia="Times New Roman" w:cs="Times New Roman"/>
    </w:rPr>
  </w:style>
  <w:style w:type="character" w:customStyle="1" w:styleId="ListLabel3">
    <w:name w:val="ListLabel 3"/>
    <w:qFormat/>
    <w:rPr>
      <w:rFonts w:cs="Courier New"/>
    </w:rPr>
  </w:style>
  <w:style w:type="character" w:customStyle="1" w:styleId="ListLabel4">
    <w:name w:val="ListLabel 4"/>
    <w:qFormat/>
    <w:rPr>
      <w:b w:val="0"/>
    </w:rPr>
  </w:style>
  <w:style w:type="character" w:customStyle="1" w:styleId="ListLabel5">
    <w:name w:val="ListLabel 5"/>
    <w:qFormat/>
    <w:rPr>
      <w:b w:val="0"/>
      <w:sz w:val="28"/>
      <w:szCs w:val="28"/>
    </w:rPr>
  </w:style>
  <w:style w:type="character" w:customStyle="1" w:styleId="ListLabel6">
    <w:name w:val="ListLabel 6"/>
    <w:qFormat/>
    <w:rPr>
      <w:rFonts w:ascii="Cambria" w:hAnsi="Cambria" w:cs="Times New Roman"/>
      <w:sz w:val="24"/>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b/>
      <w:sz w:val="24"/>
      <w:szCs w:val="28"/>
    </w:rPr>
  </w:style>
  <w:style w:type="character" w:customStyle="1" w:styleId="ListLabel11">
    <w:name w:val="ListLabel 11"/>
    <w:qFormat/>
    <w:rPr>
      <w:b w:val="0"/>
      <w:sz w:val="28"/>
      <w:szCs w:val="28"/>
    </w:rPr>
  </w:style>
  <w:style w:type="character" w:customStyle="1" w:styleId="ListLabel12">
    <w:name w:val="ListLabel 12"/>
    <w:qFormat/>
    <w:rPr>
      <w:rFonts w:ascii="Cambria" w:hAnsi="Cambria" w:cs="Times New Roman"/>
      <w:sz w:val="24"/>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paragraph" w:customStyle="1" w:styleId="Heading">
    <w:name w:val="Heading"/>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pPr>
      <w:keepLines/>
      <w:overflowPunct w:val="0"/>
      <w:spacing w:before="80" w:after="80"/>
      <w:jc w:val="both"/>
    </w:pPr>
    <w:rPr>
      <w:sz w:val="22"/>
    </w:r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Subttulo">
    <w:name w:val="Subtitle"/>
    <w:basedOn w:val="Normal"/>
    <w:qFormat/>
    <w:rsid w:val="00792AA3"/>
    <w:pPr>
      <w:keepNext/>
      <w:spacing w:before="600" w:after="300"/>
    </w:pPr>
    <w:rPr>
      <w:rFonts w:ascii="Cambria" w:hAnsi="Cambria" w:cs="font280"/>
      <w:i/>
      <w:iCs/>
      <w:color w:val="4F81BD"/>
      <w:spacing w:val="15"/>
      <w:sz w:val="24"/>
      <w:szCs w:val="24"/>
    </w:rPr>
  </w:style>
  <w:style w:type="paragraph" w:customStyle="1" w:styleId="Ttulo10">
    <w:name w:val="Título1"/>
    <w:basedOn w:val="Normal"/>
    <w:qFormat/>
    <w:rsid w:val="00876453"/>
    <w:pPr>
      <w:keepNext/>
      <w:pBdr>
        <w:bottom w:val="single" w:sz="8" w:space="4" w:color="808080"/>
      </w:pBdr>
      <w:spacing w:before="240" w:after="300"/>
    </w:pPr>
    <w:rPr>
      <w:rFonts w:ascii="Cambria" w:eastAsia="Microsoft YaHei" w:hAnsi="Cambria" w:cs="font280"/>
      <w:color w:val="17365D"/>
      <w:spacing w:val="5"/>
      <w:sz w:val="28"/>
      <w:szCs w:val="52"/>
    </w:rPr>
  </w:style>
  <w:style w:type="paragraph" w:customStyle="1" w:styleId="Legenda1">
    <w:name w:val="Legenda1"/>
    <w:basedOn w:val="Normal"/>
    <w:qFormat/>
    <w:pPr>
      <w:suppressLineNumbers/>
      <w:spacing w:before="120" w:after="120"/>
    </w:pPr>
    <w:rPr>
      <w:rFonts w:cs="Mangal"/>
      <w:i/>
      <w:iCs/>
      <w:sz w:val="24"/>
      <w:szCs w:val="24"/>
    </w:rPr>
  </w:style>
  <w:style w:type="paragraph" w:customStyle="1" w:styleId="ndice">
    <w:name w:val="Índice"/>
    <w:basedOn w:val="Normal"/>
    <w:qFormat/>
    <w:pPr>
      <w:suppressLineNumbers/>
    </w:pPr>
    <w:rPr>
      <w:rFonts w:cs="Mangal"/>
    </w:rPr>
  </w:style>
  <w:style w:type="paragraph" w:styleId="Sumrio1">
    <w:name w:val="toc 1"/>
    <w:basedOn w:val="Normal"/>
    <w:uiPriority w:val="39"/>
    <w:rsid w:val="009C22C6"/>
    <w:pPr>
      <w:tabs>
        <w:tab w:val="right" w:leader="dot" w:pos="10036"/>
      </w:tabs>
      <w:overflowPunct w:val="0"/>
      <w:spacing w:after="100" w:line="276" w:lineRule="auto"/>
    </w:pPr>
    <w:rPr>
      <w:rFonts w:ascii="Cambria" w:hAnsi="Cambria"/>
      <w:sz w:val="22"/>
      <w:szCs w:val="22"/>
    </w:rPr>
  </w:style>
  <w:style w:type="paragraph" w:styleId="Sumrio2">
    <w:name w:val="toc 2"/>
    <w:basedOn w:val="Normal"/>
    <w:uiPriority w:val="39"/>
    <w:rsid w:val="009C22C6"/>
    <w:pPr>
      <w:tabs>
        <w:tab w:val="right" w:leader="dot" w:pos="10036"/>
      </w:tabs>
      <w:overflowPunct w:val="0"/>
      <w:spacing w:after="100" w:line="276" w:lineRule="auto"/>
      <w:ind w:left="220"/>
    </w:pPr>
    <w:rPr>
      <w:rFonts w:ascii="Cambria" w:hAnsi="Cambria"/>
      <w:sz w:val="22"/>
      <w:szCs w:val="22"/>
    </w:rPr>
  </w:style>
  <w:style w:type="paragraph" w:styleId="Sumrio3">
    <w:name w:val="toc 3"/>
    <w:basedOn w:val="Normal"/>
    <w:uiPriority w:val="39"/>
    <w:rsid w:val="009C22C6"/>
    <w:pPr>
      <w:tabs>
        <w:tab w:val="right" w:leader="dot" w:pos="10036"/>
      </w:tabs>
      <w:overflowPunct w:val="0"/>
      <w:spacing w:after="100" w:line="276" w:lineRule="auto"/>
      <w:ind w:left="440"/>
    </w:pPr>
    <w:rPr>
      <w:rFonts w:ascii="Cambria" w:hAnsi="Cambria"/>
      <w:sz w:val="22"/>
      <w:szCs w:val="22"/>
    </w:rPr>
  </w:style>
  <w:style w:type="paragraph" w:customStyle="1" w:styleId="SemEspaamento1">
    <w:name w:val="Sem Espaçamento1"/>
    <w:qFormat/>
    <w:pPr>
      <w:suppressAutoHyphens/>
    </w:pPr>
    <w:rPr>
      <w:color w:val="00000A"/>
      <w:lang w:val="en-US" w:eastAsia="ar-SA"/>
    </w:rPr>
  </w:style>
  <w:style w:type="paragraph" w:customStyle="1" w:styleId="PargrafodaLista1">
    <w:name w:val="Parágrafo da Lista1"/>
    <w:basedOn w:val="Normal"/>
    <w:qFormat/>
    <w:pPr>
      <w:ind w:left="720"/>
    </w:pPr>
  </w:style>
  <w:style w:type="paragraph" w:customStyle="1" w:styleId="Ttulodosumrio">
    <w:name w:val="Título do sumário"/>
    <w:basedOn w:val="Ttulo1"/>
    <w:qFormat/>
    <w:pPr>
      <w:numPr>
        <w:numId w:val="0"/>
      </w:numPr>
      <w:suppressLineNumbers/>
      <w:overflowPunct w:val="0"/>
      <w:spacing w:line="276" w:lineRule="auto"/>
    </w:pPr>
    <w:rPr>
      <w:b/>
      <w:sz w:val="32"/>
      <w:szCs w:val="32"/>
    </w:rPr>
  </w:style>
  <w:style w:type="paragraph" w:customStyle="1" w:styleId="Livre">
    <w:name w:val="Livre"/>
    <w:qFormat/>
    <w:pPr>
      <w:suppressAutoHyphens/>
    </w:pPr>
    <w:rPr>
      <w:color w:val="00000A"/>
      <w:lang w:eastAsia="ar-SA"/>
    </w:rPr>
  </w:style>
  <w:style w:type="paragraph" w:styleId="Cabealho">
    <w:name w:val="header"/>
    <w:basedOn w:val="Normal"/>
    <w:rsid w:val="00715B72"/>
    <w:pPr>
      <w:suppressLineNumbers/>
      <w:tabs>
        <w:tab w:val="center" w:pos="4252"/>
        <w:tab w:val="right" w:pos="8504"/>
      </w:tabs>
      <w:jc w:val="right"/>
    </w:pPr>
    <w:rPr>
      <w:rFonts w:ascii="Cambria" w:hAnsi="Cambria"/>
    </w:rPr>
  </w:style>
  <w:style w:type="paragraph" w:styleId="Rodap">
    <w:name w:val="footer"/>
    <w:basedOn w:val="Normal"/>
    <w:pPr>
      <w:suppressLineNumbers/>
      <w:tabs>
        <w:tab w:val="center" w:pos="4252"/>
        <w:tab w:val="right" w:pos="8504"/>
      </w:tabs>
    </w:pPr>
  </w:style>
  <w:style w:type="paragraph" w:customStyle="1" w:styleId="Textodebalo1">
    <w:name w:val="Texto de balão1"/>
    <w:basedOn w:val="Normal"/>
    <w:qFormat/>
    <w:rPr>
      <w:rFonts w:ascii="Tahoma" w:hAnsi="Tahoma" w:cs="Tahoma"/>
      <w:sz w:val="16"/>
      <w:szCs w:val="16"/>
    </w:rPr>
  </w:style>
  <w:style w:type="paragraph" w:customStyle="1" w:styleId="sumrio">
    <w:name w:val="sumário"/>
    <w:basedOn w:val="Ttulo1"/>
    <w:qFormat/>
    <w:pPr>
      <w:numPr>
        <w:numId w:val="0"/>
      </w:numPr>
      <w:tabs>
        <w:tab w:val="left" w:pos="648"/>
      </w:tabs>
      <w:overflowPunct w:val="0"/>
      <w:spacing w:before="320" w:after="320"/>
      <w:ind w:left="284" w:firstLine="6"/>
      <w:jc w:val="center"/>
    </w:pPr>
    <w:rPr>
      <w:b/>
      <w:bCs/>
      <w:i/>
    </w:rPr>
  </w:style>
  <w:style w:type="paragraph" w:styleId="CabealhodoSumrio">
    <w:name w:val="TOC Heading"/>
    <w:basedOn w:val="Ttulo1"/>
    <w:next w:val="Normal"/>
    <w:uiPriority w:val="39"/>
    <w:unhideWhenUsed/>
    <w:qFormat/>
    <w:rsid w:val="000279F7"/>
    <w:pPr>
      <w:numPr>
        <w:numId w:val="0"/>
      </w:numPr>
      <w:suppressAutoHyphens w:val="0"/>
      <w:spacing w:line="259" w:lineRule="auto"/>
    </w:pPr>
    <w:rPr>
      <w:rFonts w:ascii="Calibri Light" w:hAnsi="Calibri Light"/>
      <w:bCs/>
      <w:color w:val="2E74B5"/>
      <w:sz w:val="32"/>
      <w:szCs w:val="32"/>
    </w:rPr>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eladeGrade2-nfase1">
    <w:name w:val="Grid Table 2 Accent 1"/>
    <w:basedOn w:val="Tabelanormal"/>
    <w:uiPriority w:val="47"/>
    <w:rsid w:val="00736987"/>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adeGrade4-nfase1">
    <w:name w:val="Grid Table 4 Accent 1"/>
    <w:basedOn w:val="Tabelanormal"/>
    <w:uiPriority w:val="49"/>
    <w:rsid w:val="00736987"/>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PargrafodaLista">
    <w:name w:val="List Paragraph"/>
    <w:basedOn w:val="Normal"/>
    <w:uiPriority w:val="34"/>
    <w:qFormat/>
    <w:rsid w:val="00FC4403"/>
    <w:pPr>
      <w:ind w:left="708"/>
    </w:pPr>
  </w:style>
  <w:style w:type="character" w:styleId="Hyperlink">
    <w:name w:val="Hyperlink"/>
    <w:uiPriority w:val="99"/>
    <w:unhideWhenUsed/>
    <w:rsid w:val="000D7E13"/>
    <w:rPr>
      <w:color w:val="0563C1"/>
      <w:u w:val="single"/>
    </w:rPr>
  </w:style>
  <w:style w:type="character" w:customStyle="1" w:styleId="MenoPendente1">
    <w:name w:val="Menção Pendente1"/>
    <w:uiPriority w:val="99"/>
    <w:semiHidden/>
    <w:unhideWhenUsed/>
    <w:rsid w:val="00DA1589"/>
    <w:rPr>
      <w:color w:val="808080"/>
      <w:shd w:val="clear" w:color="auto" w:fill="E6E6E6"/>
    </w:rPr>
  </w:style>
  <w:style w:type="character" w:styleId="HiperlinkVisitado">
    <w:name w:val="FollowedHyperlink"/>
    <w:uiPriority w:val="99"/>
    <w:semiHidden/>
    <w:unhideWhenUsed/>
    <w:rsid w:val="00DA1589"/>
    <w:rPr>
      <w:color w:val="954F72"/>
      <w:u w:val="single"/>
    </w:rPr>
  </w:style>
  <w:style w:type="character" w:styleId="Refdecomentrio">
    <w:name w:val="annotation reference"/>
    <w:basedOn w:val="Fontepargpadro"/>
    <w:uiPriority w:val="99"/>
    <w:semiHidden/>
    <w:unhideWhenUsed/>
    <w:rsid w:val="00A57044"/>
    <w:rPr>
      <w:sz w:val="16"/>
      <w:szCs w:val="16"/>
    </w:rPr>
  </w:style>
  <w:style w:type="paragraph" w:styleId="Textodecomentrio">
    <w:name w:val="annotation text"/>
    <w:basedOn w:val="Normal"/>
    <w:link w:val="TextodecomentrioChar"/>
    <w:uiPriority w:val="99"/>
    <w:semiHidden/>
    <w:unhideWhenUsed/>
    <w:rsid w:val="00A57044"/>
  </w:style>
  <w:style w:type="character" w:customStyle="1" w:styleId="TextodecomentrioChar">
    <w:name w:val="Texto de comentário Char"/>
    <w:basedOn w:val="Fontepargpadro"/>
    <w:link w:val="Textodecomentrio"/>
    <w:uiPriority w:val="99"/>
    <w:semiHidden/>
    <w:rsid w:val="00A57044"/>
    <w:rPr>
      <w:color w:val="00000A"/>
      <w:lang w:eastAsia="ar-SA"/>
    </w:rPr>
  </w:style>
  <w:style w:type="paragraph" w:styleId="Assuntodocomentrio">
    <w:name w:val="annotation subject"/>
    <w:basedOn w:val="Textodecomentrio"/>
    <w:next w:val="Textodecomentrio"/>
    <w:link w:val="AssuntodocomentrioChar"/>
    <w:uiPriority w:val="99"/>
    <w:semiHidden/>
    <w:unhideWhenUsed/>
    <w:rsid w:val="00A57044"/>
    <w:rPr>
      <w:b/>
      <w:bCs/>
    </w:rPr>
  </w:style>
  <w:style w:type="character" w:customStyle="1" w:styleId="AssuntodocomentrioChar">
    <w:name w:val="Assunto do comentário Char"/>
    <w:basedOn w:val="TextodecomentrioChar"/>
    <w:link w:val="Assuntodocomentrio"/>
    <w:uiPriority w:val="99"/>
    <w:semiHidden/>
    <w:rsid w:val="00A57044"/>
    <w:rPr>
      <w:b/>
      <w:bCs/>
      <w:color w:val="00000A"/>
      <w:lang w:eastAsia="ar-SA"/>
    </w:rPr>
  </w:style>
  <w:style w:type="paragraph" w:styleId="Textodebalo">
    <w:name w:val="Balloon Text"/>
    <w:basedOn w:val="Normal"/>
    <w:link w:val="TextodebaloChar1"/>
    <w:uiPriority w:val="99"/>
    <w:semiHidden/>
    <w:unhideWhenUsed/>
    <w:rsid w:val="00A57044"/>
    <w:rPr>
      <w:rFonts w:ascii="Segoe UI" w:hAnsi="Segoe UI" w:cs="Segoe UI"/>
      <w:sz w:val="18"/>
      <w:szCs w:val="18"/>
    </w:rPr>
  </w:style>
  <w:style w:type="character" w:customStyle="1" w:styleId="TextodebaloChar1">
    <w:name w:val="Texto de balão Char1"/>
    <w:basedOn w:val="Fontepargpadro"/>
    <w:link w:val="Textodebalo"/>
    <w:uiPriority w:val="99"/>
    <w:semiHidden/>
    <w:rsid w:val="00A57044"/>
    <w:rPr>
      <w:rFonts w:ascii="Segoe UI" w:hAnsi="Segoe UI" w:cs="Segoe UI"/>
      <w:color w:val="00000A"/>
      <w:sz w:val="18"/>
      <w:szCs w:val="18"/>
      <w:lang w:eastAsia="ar-SA"/>
    </w:rPr>
  </w:style>
  <w:style w:type="paragraph" w:styleId="Reviso">
    <w:name w:val="Revision"/>
    <w:hidden/>
    <w:uiPriority w:val="99"/>
    <w:semiHidden/>
    <w:rsid w:val="009420E3"/>
    <w:rPr>
      <w:color w:val="00000A"/>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86883-3500-4178-AE30-2A226DA94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34</Pages>
  <Words>6780</Words>
  <Characters>36612</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dc:creator>
  <dc:description/>
  <cp:lastModifiedBy>Cristiano Cruz</cp:lastModifiedBy>
  <cp:revision>5</cp:revision>
  <cp:lastPrinted>2015-06-09T01:36:00Z</cp:lastPrinted>
  <dcterms:created xsi:type="dcterms:W3CDTF">2017-11-27T21:39:00Z</dcterms:created>
  <dcterms:modified xsi:type="dcterms:W3CDTF">2017-11-28T04:02:00Z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